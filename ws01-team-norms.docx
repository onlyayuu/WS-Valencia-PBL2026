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ug66l7q4i9v" w:id="0"/>
      <w:bookmarkEnd w:id="0"/>
      <w:r w:rsidDel="00000000" w:rsidR="00000000" w:rsidRPr="00000000">
        <w:rPr>
          <w:b w:val="1"/>
          <w:bCs w:val="1"/>
          <w:rtl w:val="0"/>
        </w:rPr>
        <w:t xml:space="preserve">WORKSHEET BOOK: WS01 — Team Formation &amp; Project Norms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Mata Kuliah: </w:t>
      </w:r>
      <w:r w:rsidDel="00000000" w:rsidR="00000000" w:rsidRPr="00000000">
        <w:rPr>
          <w:b w:val="1"/>
          <w:bCs w:val="1"/>
          <w:rtl w:val="0"/>
        </w:rPr>
        <w:t xml:space="preserve">Konsep Sistem Informasi (KSI)</w:t>
      </w:r>
      <w:r w:rsidDel="00000000" w:rsidR="00000000" w:rsidRPr="00000000">
        <w:rPr>
          <w:rtl w:val="0"/>
        </w:rPr>
        <w:br w:type="textWrapping"/>
        <w:t xml:space="preserve">Kerangka Kerja: </w:t>
      </w:r>
      <w:r w:rsidDel="00000000" w:rsidR="00000000" w:rsidRPr="00000000">
        <w:rPr>
          <w:b w:val="1"/>
          <w:bCs w:val="1"/>
          <w:rtl w:val="0"/>
        </w:rPr>
        <w:t xml:space="preserve">Project-Based Learning (PBL) Level 1</w:t>
      </w:r>
      <w:r w:rsidDel="00000000" w:rsidR="00000000" w:rsidRPr="00000000">
        <w:rPr>
          <w:rtl w:val="0"/>
        </w:rPr>
        <w:br w:type="textWrapping"/>
        <w:t xml:space="preserve">Learning Moment: </w:t>
      </w:r>
      <w:r w:rsidDel="00000000" w:rsidR="00000000" w:rsidRPr="00000000">
        <w:rPr>
          <w:b w:val="1"/>
          <w:bCs w:val="1"/>
          <w:rtl w:val="0"/>
        </w:rPr>
        <w:t xml:space="preserve">Discover (Minggu 1)</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wolenvh03" w:id="1"/>
      <w:bookmarkEnd w:id="1"/>
      <w:r w:rsidDel="00000000" w:rsidR="00000000" w:rsidRPr="00000000">
        <w:rPr>
          <w:b w:val="1"/>
          <w:bCs w:val="1"/>
          <w:rtl w:val="0"/>
        </w:rPr>
        <w:t xml:space="preserve">Informasi Worksheet</w:t>
      </w:r>
      <w:r w:rsidDel="00000000" w:rsidR="00000000" w:rsidRPr="00000000">
        <w:rPr>
          <w:rtl w:val="0"/>
        </w:rPr>
      </w:r>
    </w:p>
    <w:p w:rsidR="00000000" w:rsidDel="00000000" w:rsidP="00000000" w:rsidRDefault="00000000" w:rsidRPr="00000000" w14:paraId="00000006">
      <w:pPr>
        <w:numPr>
          <w:ilvl w:val="0"/>
          <w:numId w:val="4"/>
        </w:numPr>
        <w:ind w:left="720" w:hanging="360"/>
        <w:rPr/>
      </w:pPr>
      <w:r w:rsidDel="00000000" w:rsidR="00000000" w:rsidRPr="00000000">
        <w:rPr>
          <w:b w:val="1"/>
          <w:bCs w:val="1"/>
          <w:rtl w:val="0"/>
        </w:rPr>
        <w:t xml:space="preserve">Worksheet Number</w:t>
      </w:r>
      <w:r w:rsidDel="00000000" w:rsidR="00000000" w:rsidRPr="00000000">
        <w:rPr>
          <w:rtl w:val="0"/>
        </w:rPr>
        <w:t xml:space="preserve">: WS01</w:t>
      </w:r>
    </w:p>
    <w:p w:rsidR="00000000" w:rsidDel="00000000" w:rsidP="00000000" w:rsidRDefault="00000000" w:rsidRPr="00000000" w14:paraId="00000007">
      <w:pPr>
        <w:numPr>
          <w:ilvl w:val="0"/>
          <w:numId w:val="4"/>
        </w:numPr>
        <w:ind w:left="720" w:hanging="360"/>
        <w:rPr/>
      </w:pPr>
      <w:r w:rsidDel="00000000" w:rsidR="00000000" w:rsidRPr="00000000">
        <w:rPr>
          <w:b w:val="1"/>
          <w:bCs w:val="1"/>
          <w:rtl w:val="0"/>
        </w:rPr>
        <w:t xml:space="preserve">Title</w:t>
      </w:r>
      <w:r w:rsidDel="00000000" w:rsidR="00000000" w:rsidRPr="00000000">
        <w:rPr>
          <w:rtl w:val="0"/>
        </w:rPr>
        <w:t xml:space="preserve">: Pembentukan Tim &amp; Kesepakatan Norma</w:t>
      </w:r>
    </w:p>
    <w:p w:rsidR="00000000" w:rsidDel="00000000" w:rsidP="00000000" w:rsidRDefault="00000000" w:rsidRPr="00000000" w14:paraId="00000008">
      <w:pPr>
        <w:numPr>
          <w:ilvl w:val="0"/>
          <w:numId w:val="4"/>
        </w:numPr>
        <w:ind w:left="720" w:hanging="360"/>
        <w:rPr/>
      </w:pPr>
      <w:r w:rsidDel="00000000" w:rsidR="00000000" w:rsidRPr="00000000">
        <w:rPr>
          <w:b w:val="1"/>
          <w:bCs w:val="1"/>
          <w:rtl w:val="0"/>
        </w:rPr>
        <w:t xml:space="preserve">Learning Moment</w:t>
      </w:r>
      <w:r w:rsidDel="00000000" w:rsidR="00000000" w:rsidRPr="00000000">
        <w:rPr>
          <w:rtl w:val="0"/>
        </w:rPr>
        <w:t xml:space="preserve">: Discover</w:t>
      </w:r>
    </w:p>
    <w:p w:rsidR="00000000" w:rsidDel="00000000" w:rsidP="00000000" w:rsidRDefault="00000000" w:rsidRPr="00000000" w14:paraId="00000009">
      <w:pPr>
        <w:numPr>
          <w:ilvl w:val="0"/>
          <w:numId w:val="4"/>
        </w:numPr>
        <w:ind w:left="720" w:hanging="360"/>
        <w:rPr/>
      </w:pPr>
      <w:r w:rsidDel="00000000" w:rsidR="00000000" w:rsidRPr="00000000">
        <w:rPr>
          <w:b w:val="1"/>
          <w:bCs w:val="1"/>
          <w:rtl w:val="0"/>
        </w:rPr>
        <w:t xml:space="preserve">Purpose</w:t>
      </w:r>
      <w:r w:rsidDel="00000000" w:rsidR="00000000" w:rsidRPr="00000000">
        <w:rPr>
          <w:rtl w:val="0"/>
        </w:rPr>
        <w:t xml:space="preserve">: Membentuk tim 4–5 orang, menetapkan </w:t>
      </w:r>
      <w:r w:rsidDel="00000000" w:rsidR="00000000" w:rsidRPr="00000000">
        <w:rPr>
          <w:i w:val="1"/>
          <w:iCs w:val="1"/>
          <w:rtl w:val="0"/>
        </w:rPr>
        <w:t xml:space="preserve">phase lead</w:t>
      </w:r>
      <w:r w:rsidDel="00000000" w:rsidR="00000000" w:rsidRPr="00000000">
        <w:rPr>
          <w:rtl w:val="0"/>
        </w:rPr>
        <w:t xml:space="preserve"> untuk 8 fase proyek, dan menyepakati norma kolaborasi tim.</w:t>
      </w:r>
    </w:p>
    <w:p w:rsidR="00000000" w:rsidDel="00000000" w:rsidP="00000000" w:rsidRDefault="00000000" w:rsidRPr="00000000" w14:paraId="0000000A">
      <w:pPr>
        <w:numPr>
          <w:ilvl w:val="0"/>
          <w:numId w:val="4"/>
        </w:numPr>
        <w:ind w:left="720" w:hanging="360"/>
        <w:rPr/>
      </w:pPr>
      <w:r w:rsidDel="00000000" w:rsidR="00000000" w:rsidRPr="00000000">
        <w:rPr>
          <w:b w:val="1"/>
          <w:bCs w:val="1"/>
          <w:rtl w:val="0"/>
        </w:rPr>
        <w:t xml:space="preserve">Related Learning Outcome</w:t>
      </w:r>
      <w:r w:rsidDel="00000000" w:rsidR="00000000" w:rsidRPr="00000000">
        <w:rPr>
          <w:rtl w:val="0"/>
        </w:rPr>
        <w:t xml:space="preserve">: CPMK-14; Sub-CPMK S-14.1 (I); SFIA CSMG L2 (Komunikasi Tim).</w:t>
      </w:r>
    </w:p>
    <w:p w:rsidR="00000000" w:rsidDel="00000000" w:rsidP="00000000" w:rsidRDefault="00000000" w:rsidRPr="00000000" w14:paraId="0000000B">
      <w:pPr>
        <w:numPr>
          <w:ilvl w:val="0"/>
          <w:numId w:val="4"/>
        </w:numPr>
        <w:ind w:left="720" w:hanging="360"/>
        <w:rPr/>
      </w:pPr>
      <w:r w:rsidDel="00000000" w:rsidR="00000000" w:rsidRPr="00000000">
        <w:rPr>
          <w:b w:val="1"/>
          <w:bCs w:val="1"/>
          <w:rtl w:val="0"/>
        </w:rPr>
        <w:t xml:space="preserve">Related Deliverable</w:t>
      </w:r>
      <w:r w:rsidDel="00000000" w:rsidR="00000000" w:rsidRPr="00000000">
        <w:rPr>
          <w:rtl w:val="0"/>
        </w:rPr>
        <w:t xml:space="preserve">: Deliverable D4 (bagian kolaborasi / meeting log — </w:t>
      </w:r>
      <w:r w:rsidDel="00000000" w:rsidR="00000000" w:rsidRPr="00000000">
        <w:rPr>
          <w:i w:val="1"/>
          <w:iCs w:val="1"/>
          <w:rtl w:val="0"/>
        </w:rPr>
        <w:t xml:space="preserve">supporting evidence</w:t>
      </w:r>
      <w:r w:rsidDel="00000000" w:rsidR="00000000" w:rsidRPr="00000000">
        <w:rPr>
          <w:rtl w:val="0"/>
        </w:rPr>
        <w:t xml:space="preserve">).</w:t>
      </w:r>
    </w:p>
    <w:p w:rsidR="00000000" w:rsidDel="00000000" w:rsidP="00000000" w:rsidRDefault="00000000" w:rsidRPr="00000000" w14:paraId="0000000C">
      <w:pPr>
        <w:numPr>
          <w:ilvl w:val="0"/>
          <w:numId w:val="4"/>
        </w:numPr>
        <w:ind w:left="720" w:hanging="360"/>
        <w:rPr/>
      </w:pPr>
      <w:r w:rsidDel="00000000" w:rsidR="00000000" w:rsidRPr="00000000">
        <w:rPr>
          <w:b w:val="1"/>
          <w:bCs w:val="1"/>
          <w:rtl w:val="0"/>
        </w:rPr>
        <w:t xml:space="preserve">Related Module</w:t>
      </w:r>
      <w:r w:rsidDel="00000000" w:rsidR="00000000" w:rsidRPr="00000000">
        <w:rPr>
          <w:rtl w:val="0"/>
        </w:rPr>
        <w:t xml:space="preserve">: Modul M01 (</w:t>
      </w:r>
      <w:r w:rsidDel="00000000" w:rsidR="00000000" w:rsidRPr="00000000">
        <w:rPr>
          <w:i w:val="1"/>
          <w:iCs w:val="1"/>
          <w:rtl w:val="0"/>
        </w:rPr>
        <w:t xml:space="preserve">Fondasi SI, Proses Bisnis &amp; Value of Information</w:t>
      </w:r>
      <w:r w:rsidDel="00000000" w:rsidR="00000000" w:rsidRPr="00000000">
        <w:rPr>
          <w:rtl w:val="0"/>
        </w:rPr>
        <w:t xml:space="preserve">) &amp; Modul M09 (</w:t>
      </w:r>
      <w:r w:rsidDel="00000000" w:rsidR="00000000" w:rsidRPr="00000000">
        <w:rPr>
          <w:i w:val="1"/>
          <w:iCs w:val="1"/>
          <w:rtl w:val="0"/>
        </w:rPr>
        <w:t xml:space="preserve">Komunikasi Tim</w:t>
      </w:r>
      <w:r w:rsidDel="00000000" w:rsidR="00000000" w:rsidRPr="00000000">
        <w:rPr>
          <w:rtl w:val="0"/>
        </w:rPr>
        <w:t xml:space="preserve">).</w:t>
      </w:r>
    </w:p>
    <w:p w:rsidR="00000000" w:rsidDel="00000000" w:rsidP="00000000" w:rsidRDefault="00000000" w:rsidRPr="00000000" w14:paraId="0000000D">
      <w:pPr>
        <w:numPr>
          <w:ilvl w:val="0"/>
          <w:numId w:val="4"/>
        </w:numPr>
        <w:ind w:left="720" w:hanging="360"/>
        <w:rPr/>
      </w:pPr>
      <w:r w:rsidDel="00000000" w:rsidR="00000000" w:rsidRPr="00000000">
        <w:rPr>
          <w:b w:val="1"/>
          <w:bCs w:val="1"/>
          <w:rtl w:val="0"/>
        </w:rPr>
        <w:t xml:space="preserve">Estimated Duration</w:t>
      </w:r>
      <w:r w:rsidDel="00000000" w:rsidR="00000000" w:rsidRPr="00000000">
        <w:rPr>
          <w:rtl w:val="0"/>
        </w:rPr>
        <w:t xml:space="preserve">: 1 Sesi (100 Menit), Minggu 1.</w:t>
      </w:r>
    </w:p>
    <w:p w:rsidR="00000000" w:rsidDel="00000000" w:rsidP="00000000" w:rsidRDefault="00000000" w:rsidRPr="00000000" w14:paraId="0000000E">
      <w:pPr>
        <w:numPr>
          <w:ilvl w:val="0"/>
          <w:numId w:val="4"/>
        </w:numPr>
        <w:ind w:left="720" w:hanging="360"/>
        <w:rPr/>
      </w:pPr>
      <w:r w:rsidDel="00000000" w:rsidR="00000000" w:rsidRPr="00000000">
        <w:rPr>
          <w:b w:val="1"/>
          <w:bCs w:val="1"/>
          <w:rtl w:val="0"/>
        </w:rPr>
        <w:t xml:space="preserve">Ringkas</w:t>
      </w:r>
      <w:r w:rsidDel="00000000" w:rsidR="00000000" w:rsidRPr="00000000">
        <w:rPr>
          <w:rtl w:val="0"/>
        </w:rPr>
        <w:t xml:space="preserve">: Norma tim disepakati di awal agar seluruh anggota merasa aman menyampaikan pendapat. Peran kepemimpinan tidak bersifat permanen, melainkan dipimpin oleh </w:t>
      </w:r>
      <w:r w:rsidDel="00000000" w:rsidR="00000000" w:rsidRPr="00000000">
        <w:rPr>
          <w:i w:val="1"/>
          <w:iCs w:val="1"/>
          <w:rtl w:val="0"/>
        </w:rPr>
        <w:t xml:space="preserve">Phase Lead</w:t>
      </w:r>
      <w:r w:rsidDel="00000000" w:rsidR="00000000" w:rsidRPr="00000000">
        <w:rPr>
          <w:rtl w:val="0"/>
        </w:rPr>
        <w:t xml:space="preserve"> yang berganti pada setiap fase </w:t>
      </w:r>
      <w:r w:rsidDel="00000000" w:rsidR="00000000" w:rsidRPr="00000000">
        <w:rPr>
          <w:i w:val="1"/>
          <w:iCs w:val="1"/>
          <w:rtl w:val="0"/>
        </w:rPr>
        <w:t xml:space="preserve">Learning Spine</w:t>
      </w:r>
      <w:r w:rsidDel="00000000" w:rsidR="00000000" w:rsidRPr="00000000">
        <w:rPr>
          <w:rtl w:val="0"/>
        </w:rPr>
        <w:t xml:space="preserve">.</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a4kiixn1mce0" w:id="2"/>
      <w:bookmarkEnd w:id="2"/>
      <w:r w:rsidDel="00000000" w:rsidR="00000000" w:rsidRPr="00000000">
        <w:rPr>
          <w:b w:val="1"/>
          <w:bCs w:val="1"/>
          <w:rtl w:val="0"/>
        </w:rPr>
        <w:t xml:space="preserve">Aktivitas Pembelajaran (Activity)</w:t>
      </w:r>
      <w:r w:rsidDel="00000000" w:rsidR="00000000" w:rsidRPr="00000000">
        <w:rPr>
          <w:rtl w:val="0"/>
        </w:rPr>
      </w:r>
    </w:p>
    <w:p w:rsidR="00000000" w:rsidDel="00000000" w:rsidP="00000000" w:rsidRDefault="00000000" w:rsidRPr="00000000" w14:paraId="00000012">
      <w:pPr>
        <w:numPr>
          <w:ilvl w:val="0"/>
          <w:numId w:val="3"/>
        </w:numPr>
        <w:ind w:left="720" w:hanging="360"/>
        <w:rPr/>
      </w:pPr>
      <w:r w:rsidDel="00000000" w:rsidR="00000000" w:rsidRPr="00000000">
        <w:rPr>
          <w:b w:val="1"/>
          <w:bCs w:val="1"/>
          <w:rtl w:val="0"/>
        </w:rPr>
        <w:t xml:space="preserve">Perkenalan Singkat Anggota</w:t>
      </w:r>
      <w:r w:rsidDel="00000000" w:rsidR="00000000" w:rsidRPr="00000000">
        <w:rPr>
          <w:rtl w:val="0"/>
        </w:rPr>
        <w:t xml:space="preserve">: Setiap anggota menyampaikan nama, kekuatan/keahlian pribadi, dan harapan dari proyek PBL 1.</w:t>
      </w:r>
    </w:p>
    <w:p w:rsidR="00000000" w:rsidDel="00000000" w:rsidP="00000000" w:rsidRDefault="00000000" w:rsidRPr="00000000" w14:paraId="00000013">
      <w:pPr>
        <w:numPr>
          <w:ilvl w:val="0"/>
          <w:numId w:val="3"/>
        </w:numPr>
        <w:ind w:left="720" w:hanging="360"/>
        <w:rPr/>
      </w:pPr>
      <w:r w:rsidDel="00000000" w:rsidR="00000000" w:rsidRPr="00000000">
        <w:rPr>
          <w:b w:val="1"/>
          <w:bCs w:val="1"/>
          <w:rtl w:val="0"/>
        </w:rPr>
        <w:t xml:space="preserve">Pemilihan Objek Studi</w:t>
      </w:r>
      <w:r w:rsidDel="00000000" w:rsidR="00000000" w:rsidRPr="00000000">
        <w:rPr>
          <w:rtl w:val="0"/>
        </w:rPr>
        <w:t xml:space="preserve">: Memilih unit usaha mikro/kecil mitra di sekitar kampus dari daftar aman yang disediakan oleh dosen pengampu.</w:t>
      </w:r>
    </w:p>
    <w:p w:rsidR="00000000" w:rsidDel="00000000" w:rsidP="00000000" w:rsidRDefault="00000000" w:rsidRPr="00000000" w14:paraId="00000014">
      <w:pPr>
        <w:numPr>
          <w:ilvl w:val="0"/>
          <w:numId w:val="3"/>
        </w:numPr>
        <w:ind w:left="720" w:hanging="360"/>
        <w:rPr/>
      </w:pPr>
      <w:r w:rsidDel="00000000" w:rsidR="00000000" w:rsidRPr="00000000">
        <w:rPr>
          <w:b w:val="1"/>
          <w:bCs w:val="1"/>
          <w:rtl w:val="0"/>
        </w:rPr>
        <w:t xml:space="preserve">Penetapan Rotasi Phase Lead</w:t>
      </w:r>
      <w:r w:rsidDel="00000000" w:rsidR="00000000" w:rsidRPr="00000000">
        <w:rPr>
          <w:rtl w:val="0"/>
        </w:rPr>
        <w:t xml:space="preserve">: Menentukan penanggung jawab (</w:t>
      </w:r>
      <w:r w:rsidDel="00000000" w:rsidR="00000000" w:rsidRPr="00000000">
        <w:rPr>
          <w:i w:val="1"/>
          <w:iCs w:val="1"/>
          <w:rtl w:val="0"/>
        </w:rPr>
        <w:t xml:space="preserve">Phase Lead</w:t>
      </w:r>
      <w:r w:rsidDel="00000000" w:rsidR="00000000" w:rsidRPr="00000000">
        <w:rPr>
          <w:rtl w:val="0"/>
        </w:rPr>
        <w:t xml:space="preserve">) untuk 8 fase </w:t>
      </w:r>
      <w:r w:rsidDel="00000000" w:rsidR="00000000" w:rsidRPr="00000000">
        <w:rPr>
          <w:i w:val="1"/>
          <w:iCs w:val="1"/>
          <w:rtl w:val="0"/>
        </w:rPr>
        <w:t xml:space="preserve">Learning Spine</w:t>
      </w:r>
      <w:r w:rsidDel="00000000" w:rsidR="00000000" w:rsidRPr="00000000">
        <w:rPr>
          <w:rtl w:val="0"/>
        </w:rPr>
        <w:t xml:space="preserve"> (Discover, Frame, Define, Design, Build, Test, Communicate, Reflect).</w:t>
      </w:r>
    </w:p>
    <w:p w:rsidR="00000000" w:rsidDel="00000000" w:rsidP="00000000" w:rsidRDefault="00000000" w:rsidRPr="00000000" w14:paraId="00000015">
      <w:pPr>
        <w:numPr>
          <w:ilvl w:val="0"/>
          <w:numId w:val="3"/>
        </w:numPr>
        <w:ind w:left="720" w:hanging="360"/>
        <w:rPr/>
      </w:pPr>
      <w:r w:rsidDel="00000000" w:rsidR="00000000" w:rsidRPr="00000000">
        <w:rPr>
          <w:b w:val="1"/>
          <w:bCs w:val="1"/>
          <w:rtl w:val="0"/>
        </w:rPr>
        <w:t xml:space="preserve">Penyusunan Norma Tim</w:t>
      </w:r>
      <w:r w:rsidDel="00000000" w:rsidR="00000000" w:rsidRPr="00000000">
        <w:rPr>
          <w:rtl w:val="0"/>
        </w:rPr>
        <w:t xml:space="preserve">: Menyepakati aturan main kelompok mencakup norma komunikasi, ketepatan waktu, pembagian beban kerja, dan mekanisme resolusi konflik.</w:t>
      </w:r>
    </w:p>
    <w:p w:rsidR="00000000" w:rsidDel="00000000" w:rsidP="00000000" w:rsidRDefault="00000000" w:rsidRPr="00000000" w14:paraId="00000016">
      <w:pPr>
        <w:numPr>
          <w:ilvl w:val="0"/>
          <w:numId w:val="3"/>
        </w:numPr>
        <w:ind w:left="720" w:hanging="360"/>
        <w:rPr/>
      </w:pPr>
      <w:r w:rsidDel="00000000" w:rsidR="00000000" w:rsidRPr="00000000">
        <w:rPr>
          <w:b w:val="1"/>
          <w:bCs w:val="1"/>
          <w:rtl w:val="0"/>
        </w:rPr>
        <w:t xml:space="preserve">Inisiasi Need-to-Know List</w:t>
      </w:r>
      <w:r w:rsidDel="00000000" w:rsidR="00000000" w:rsidRPr="00000000">
        <w:rPr>
          <w:rtl w:val="0"/>
        </w:rPr>
        <w:t xml:space="preserve">: Mempersiapkan pertanyaan investigasi awal pada lembar kerja </w:t>
      </w:r>
      <w:r w:rsidDel="00000000" w:rsidR="00000000" w:rsidRPr="00000000">
        <w:rPr>
          <w:b w:val="1"/>
          <w:bCs w:val="1"/>
          <w:rtl w:val="0"/>
        </w:rPr>
        <w:t xml:space="preserve">WS02</w:t>
      </w:r>
      <w:r w:rsidDel="00000000" w:rsidR="00000000" w:rsidRPr="00000000">
        <w:rPr>
          <w:rtl w:val="0"/>
        </w:rPr>
        <w:t xml:space="preserve">.</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v3m6v8mbf5lb" w:id="3"/>
      <w:bookmarkEnd w:id="3"/>
      <w:r w:rsidDel="00000000" w:rsidR="00000000" w:rsidRPr="00000000">
        <w:rPr>
          <w:b w:val="1"/>
          <w:bCs w:val="1"/>
          <w:rtl w:val="0"/>
        </w:rPr>
        <w:t xml:space="preserve">Ruang Kerja Tim (Workspace)</w:t>
      </w:r>
      <w:r w:rsidDel="00000000" w:rsidR="00000000" w:rsidRPr="00000000">
        <w:rPr>
          <w:rtl w:val="0"/>
        </w:rPr>
      </w:r>
    </w:p>
    <w:p w:rsidR="00000000" w:rsidDel="00000000" w:rsidP="00000000" w:rsidRDefault="00000000" w:rsidRPr="00000000" w14:paraId="0000001A">
      <w:pPr>
        <w:pStyle w:val="Heading3"/>
        <w:rPr/>
      </w:pPr>
      <w:bookmarkStart w:colFirst="0" w:colLast="0" w:name="_49ljregxbu9v" w:id="4"/>
      <w:bookmarkEnd w:id="4"/>
      <w:r w:rsidDel="00000000" w:rsidR="00000000" w:rsidRPr="00000000">
        <w:rPr>
          <w:b w:val="1"/>
          <w:bCs w:val="1"/>
          <w:rtl w:val="0"/>
        </w:rPr>
        <w:t xml:space="preserve">1. Identifikasi Kelompok &amp; Objek Studi</w:t>
      </w:r>
      <w:r w:rsidDel="00000000" w:rsidR="00000000" w:rsidRPr="00000000">
        <w:rPr>
          <w:rtl w:val="0"/>
        </w:rPr>
      </w:r>
    </w:p>
    <w:p w:rsidR="00000000" w:rsidDel="00000000" w:rsidP="00000000" w:rsidRDefault="00000000" w:rsidRPr="00000000" w14:paraId="0000001B">
      <w:pPr>
        <w:numPr>
          <w:ilvl w:val="0"/>
          <w:numId w:val="5"/>
        </w:numPr>
        <w:ind w:left="720" w:hanging="360"/>
        <w:rPr/>
      </w:pPr>
      <w:r w:rsidDel="00000000" w:rsidR="00000000" w:rsidRPr="00000000">
        <w:rPr>
          <w:b w:val="1"/>
          <w:bCs w:val="1"/>
          <w:rtl w:val="0"/>
        </w:rPr>
        <w:t xml:space="preserve">Nama Kelompok</w:t>
      </w:r>
      <w:r w:rsidDel="00000000" w:rsidR="00000000" w:rsidRPr="00000000">
        <w:rPr>
          <w:rtl w:val="0"/>
        </w:rPr>
        <w:t xml:space="preserve">: Valencia</w:t>
      </w:r>
    </w:p>
    <w:p w:rsidR="00000000" w:rsidDel="00000000" w:rsidP="00000000" w:rsidRDefault="00000000" w:rsidRPr="00000000" w14:paraId="0000001C">
      <w:pPr>
        <w:numPr>
          <w:ilvl w:val="0"/>
          <w:numId w:val="5"/>
        </w:numPr>
        <w:ind w:left="720" w:hanging="360"/>
        <w:rPr/>
      </w:pPr>
      <w:r w:rsidDel="00000000" w:rsidR="00000000" w:rsidRPr="00000000">
        <w:rPr>
          <w:b w:val="1"/>
          <w:bCs w:val="1"/>
          <w:rtl w:val="0"/>
        </w:rPr>
        <w:t xml:space="preserve">Kelas / Paralel</w:t>
      </w:r>
      <w:r w:rsidDel="00000000" w:rsidR="00000000" w:rsidRPr="00000000">
        <w:rPr>
          <w:rtl w:val="0"/>
        </w:rPr>
        <w:t xml:space="preserve">: Kelas B</w:t>
      </w:r>
    </w:p>
    <w:p w:rsidR="00000000" w:rsidDel="00000000" w:rsidP="00000000" w:rsidRDefault="00000000" w:rsidRPr="00000000" w14:paraId="0000001D">
      <w:pPr>
        <w:numPr>
          <w:ilvl w:val="0"/>
          <w:numId w:val="5"/>
        </w:numPr>
        <w:ind w:left="720" w:hanging="360"/>
        <w:rPr/>
      </w:pPr>
      <w:r w:rsidDel="00000000" w:rsidR="00000000" w:rsidRPr="00000000">
        <w:rPr>
          <w:b w:val="1"/>
          <w:bCs w:val="1"/>
          <w:rtl w:val="0"/>
        </w:rPr>
        <w:t xml:space="preserve">Objek Studi Terpilih</w:t>
      </w:r>
      <w:r w:rsidDel="00000000" w:rsidR="00000000" w:rsidRPr="00000000">
        <w:rPr>
          <w:rtl w:val="0"/>
        </w:rPr>
        <w:t xml:space="preserve">: Laundry Barra</w:t>
      </w:r>
    </w:p>
    <w:p w:rsidR="00000000" w:rsidDel="00000000" w:rsidP="00000000" w:rsidRDefault="00000000" w:rsidRPr="00000000" w14:paraId="0000001E">
      <w:pPr>
        <w:numPr>
          <w:ilvl w:val="0"/>
          <w:numId w:val="5"/>
        </w:numPr>
        <w:ind w:left="720" w:hanging="360"/>
        <w:rPr/>
      </w:pPr>
      <w:r w:rsidDel="00000000" w:rsidR="00000000" w:rsidRPr="00000000">
        <w:rPr>
          <w:b w:val="1"/>
          <w:bCs w:val="1"/>
          <w:rtl w:val="0"/>
        </w:rPr>
        <w:t xml:space="preserve">Bidang Usaha</w:t>
      </w:r>
      <w:r w:rsidDel="00000000" w:rsidR="00000000" w:rsidRPr="00000000">
        <w:rPr>
          <w:rtl w:val="0"/>
        </w:rPr>
        <w:t xml:space="preserve">: Laundry</w:t>
      </w:r>
    </w:p>
    <w:p w:rsidR="00000000" w:rsidDel="00000000" w:rsidP="00000000" w:rsidRDefault="00000000" w:rsidRPr="00000000" w14:paraId="0000001F">
      <w:pPr>
        <w:numPr>
          <w:ilvl w:val="0"/>
          <w:numId w:val="5"/>
        </w:numPr>
        <w:ind w:left="720" w:hanging="360"/>
        <w:rPr/>
      </w:pPr>
      <w:r w:rsidDel="00000000" w:rsidR="00000000" w:rsidRPr="00000000">
        <w:rPr>
          <w:b w:val="1"/>
          <w:bCs w:val="1"/>
          <w:rtl w:val="0"/>
        </w:rPr>
        <w:t xml:space="preserve">Lokasi Mitra</w:t>
      </w:r>
      <w:r w:rsidDel="00000000" w:rsidR="00000000" w:rsidRPr="00000000">
        <w:rPr>
          <w:rtl w:val="0"/>
        </w:rPr>
        <w:t xml:space="preserve">: Kragilan, Tamanan, Kec. Banguntapan, Kabupaten Bantul, Daerah Istimewa Yogyakarta 55191</w:t>
      </w:r>
    </w:p>
    <w:p w:rsidR="00000000" w:rsidDel="00000000" w:rsidP="00000000" w:rsidRDefault="00000000" w:rsidRPr="00000000" w14:paraId="00000020">
      <w:pPr>
        <w:numPr>
          <w:ilvl w:val="0"/>
          <w:numId w:val="5"/>
        </w:numPr>
        <w:ind w:left="720" w:hanging="360"/>
        <w:rPr/>
      </w:pPr>
      <w:r w:rsidDel="00000000" w:rsidR="00000000" w:rsidRPr="00000000">
        <w:rPr>
          <w:b w:val="1"/>
          <w:bCs w:val="1"/>
          <w:rtl w:val="0"/>
        </w:rPr>
        <w:t xml:space="preserve">Narahubung / Pemilik</w:t>
      </w:r>
      <w:r w:rsidDel="00000000" w:rsidR="00000000" w:rsidRPr="00000000">
        <w:rPr>
          <w:rtl w:val="0"/>
        </w:rPr>
        <w:t xml:space="preserve">: Sulis / 0898-7339-179</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g2nc5bf2wyek" w:id="5"/>
      <w:bookmarkEnd w:id="5"/>
      <w:r w:rsidDel="00000000" w:rsidR="00000000" w:rsidRPr="00000000">
        <w:rPr>
          <w:b w:val="1"/>
          <w:bCs w:val="1"/>
          <w:rtl w:val="0"/>
        </w:rPr>
        <w:t xml:space="preserve">2. Alokasi Kepemimpinan Bergilir (Rotating Phase Lead)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24">
            <w:pPr>
              <w:rPr>
                <w:b w:val="1"/>
                <w:bCs w:val="1"/>
              </w:rPr>
            </w:pPr>
            <w:r w:rsidDel="00000000" w:rsidR="00000000" w:rsidRPr="00000000">
              <w:rPr>
                <w:b w:val="1"/>
                <w:bCs w:val="1"/>
                <w:rtl w:val="0"/>
              </w:rPr>
              <w:t xml:space="preserve">Fase Learning Spine</w:t>
            </w:r>
          </w:p>
        </w:tc>
        <w:tc>
          <w:tcPr>
            <w:tcMar>
              <w:top w:w="100.0" w:type="dxa"/>
              <w:left w:w="100.0" w:type="dxa"/>
              <w:bottom w:w="100.0" w:type="dxa"/>
              <w:right w:w="100.0" w:type="dxa"/>
            </w:tcMar>
          </w:tcPr>
          <w:p w:rsidR="00000000" w:rsidDel="00000000" w:rsidP="00000000" w:rsidRDefault="00000000" w:rsidRPr="00000000" w14:paraId="00000025">
            <w:pPr>
              <w:rPr>
                <w:b w:val="1"/>
                <w:bCs w:val="1"/>
              </w:rPr>
            </w:pPr>
            <w:r w:rsidDel="00000000" w:rsidR="00000000" w:rsidRPr="00000000">
              <w:rPr>
                <w:b w:val="1"/>
                <w:bCs w:val="1"/>
                <w:rtl w:val="0"/>
              </w:rPr>
              <w:t xml:space="preserve">Minggu</w:t>
            </w:r>
          </w:p>
        </w:tc>
        <w:tc>
          <w:tcPr>
            <w:tcMar>
              <w:top w:w="100.0" w:type="dxa"/>
              <w:left w:w="100.0" w:type="dxa"/>
              <w:bottom w:w="100.0" w:type="dxa"/>
              <w:right w:w="100.0" w:type="dxa"/>
            </w:tcMar>
          </w:tcPr>
          <w:p w:rsidR="00000000" w:rsidDel="00000000" w:rsidP="00000000" w:rsidRDefault="00000000" w:rsidRPr="00000000" w14:paraId="00000026">
            <w:pPr>
              <w:rPr>
                <w:b w:val="1"/>
                <w:bCs w:val="1"/>
              </w:rPr>
            </w:pPr>
            <w:r w:rsidDel="00000000" w:rsidR="00000000" w:rsidRPr="00000000">
              <w:rPr>
                <w:b w:val="1"/>
                <w:bCs w:val="1"/>
                <w:rtl w:val="0"/>
              </w:rPr>
              <w:t xml:space="preserve">Phase Lead (PIC Utama)</w:t>
            </w:r>
          </w:p>
        </w:tc>
        <w:tc>
          <w:tcPr>
            <w:tcMar>
              <w:top w:w="100.0" w:type="dxa"/>
              <w:left w:w="100.0" w:type="dxa"/>
              <w:bottom w:w="100.0" w:type="dxa"/>
              <w:right w:w="100.0" w:type="dxa"/>
            </w:tcMar>
          </w:tcPr>
          <w:p w:rsidR="00000000" w:rsidDel="00000000" w:rsidP="00000000" w:rsidRDefault="00000000" w:rsidRPr="00000000" w14:paraId="00000027">
            <w:pPr>
              <w:rPr>
                <w:b w:val="1"/>
                <w:bCs w:val="1"/>
              </w:rPr>
            </w:pPr>
            <w:r w:rsidDel="00000000" w:rsidR="00000000" w:rsidRPr="00000000">
              <w:rPr>
                <w:b w:val="1"/>
                <w:bCs w:val="1"/>
                <w:rtl w:val="0"/>
              </w:rPr>
              <w:t xml:space="preserve">Nama Anggota Tim</w:t>
            </w:r>
          </w:p>
        </w:tc>
        <w:tc>
          <w:tcPr>
            <w:tcMar>
              <w:top w:w="100.0" w:type="dxa"/>
              <w:left w:w="100.0" w:type="dxa"/>
              <w:bottom w:w="100.0" w:type="dxa"/>
              <w:right w:w="100.0" w:type="dxa"/>
            </w:tcMar>
          </w:tcPr>
          <w:p w:rsidR="00000000" w:rsidDel="00000000" w:rsidP="00000000" w:rsidRDefault="00000000" w:rsidRPr="00000000" w14:paraId="00000028">
            <w:pPr>
              <w:rPr>
                <w:b w:val="1"/>
                <w:bCs w:val="1"/>
              </w:rPr>
            </w:pPr>
            <w:r w:rsidDel="00000000" w:rsidR="00000000" w:rsidRPr="00000000">
              <w:rPr>
                <w:b w:val="1"/>
                <w:bCs w:val="1"/>
                <w:rtl w:val="0"/>
              </w:rPr>
              <w:t xml:space="preserve">Tanggung Jawab Utama Fase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b w:val="1"/>
                <w:bCs w:val="1"/>
                <w:rtl w:val="0"/>
              </w:rPr>
              <w:t xml:space="preserve">Fase 1: Discover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M1</w:t>
            </w:r>
          </w:p>
        </w:tc>
        <w:tc>
          <w:tcP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b w:val="1"/>
                <w:bCs w:val="1"/>
                <w:rtl w:val="0"/>
              </w:rPr>
              <w:t xml:space="preserve">Rizki Pasya Romadhoni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Qoni'atun, Delila, Galuh, Reno</w:t>
            </w:r>
          </w:p>
        </w:tc>
        <w:tc>
          <w:tcP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i w:val="1"/>
                <w:iCs w:val="1"/>
                <w:rtl w:val="0"/>
              </w:rPr>
              <w:t xml:space="preserve">Observe + Interview Setup</w:t>
            </w:r>
            <w:r w:rsidDel="00000000" w:rsidR="00000000" w:rsidRPr="00000000">
              <w:rPr>
                <w:rtl w:val="0"/>
              </w:rPr>
              <w:t xml:space="preserve"> (Memimpin WS01 &amp; WS02)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b w:val="1"/>
                <w:bCs w:val="1"/>
                <w:rtl w:val="0"/>
              </w:rPr>
              <w:t xml:space="preserve">Fase 2: Frame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rtl w:val="0"/>
              </w:rPr>
              <w:t xml:space="preserve">M2</w:t>
            </w:r>
          </w:p>
        </w:tc>
        <w:tc>
          <w:tcPr>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b w:val="1"/>
                <w:bCs w:val="1"/>
                <w:rtl w:val="0"/>
              </w:rPr>
              <w:t xml:space="preserve">Qoni’atun Nafiesah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t xml:space="preserve">Rizki Pasya, Delila, Galuh, Reno</w:t>
            </w:r>
          </w:p>
        </w:tc>
        <w:tc>
          <w:tcPr>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i w:val="1"/>
                <w:iCs w:val="1"/>
                <w:rtl w:val="0"/>
              </w:rPr>
              <w:t xml:space="preserve">Evidence + Insight + Problem Scope</w:t>
            </w:r>
            <w:r w:rsidDel="00000000" w:rsidR="00000000" w:rsidRPr="00000000">
              <w:rPr>
                <w:rtl w:val="0"/>
              </w:rPr>
              <w:t xml:space="preserve"> (Memimpin WS03 &amp; WS04)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b w:val="1"/>
                <w:bCs w:val="1"/>
                <w:rtl w:val="0"/>
              </w:rPr>
              <w:t xml:space="preserve">Fase 3: Define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M3–M4</w:t>
            </w:r>
          </w:p>
        </w:tc>
        <w:tc>
          <w:tcP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b w:val="1"/>
                <w:bCs w:val="1"/>
                <w:rtl w:val="0"/>
              </w:rPr>
              <w:t xml:space="preserve">Delila Mufidah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Qoni'atun, Galuh, Rizki Pasya, Reno</w:t>
            </w:r>
          </w:p>
        </w:tc>
        <w:tc>
          <w:tcP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i w:val="1"/>
                <w:iCs w:val="1"/>
                <w:rtl w:val="0"/>
              </w:rPr>
              <w:t xml:space="preserve">User Requirement + Success Metrics</w:t>
            </w:r>
            <w:r w:rsidDel="00000000" w:rsidR="00000000" w:rsidRPr="00000000">
              <w:rPr>
                <w:rtl w:val="0"/>
              </w:rPr>
              <w:t xml:space="preserve"> (Memimpin WS05 &amp; WS06)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b w:val="1"/>
                <w:bCs w:val="1"/>
                <w:rtl w:val="0"/>
              </w:rPr>
              <w:t xml:space="preserve">Fase 4: Design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M5–M7</w:t>
            </w:r>
          </w:p>
        </w:tc>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b w:val="1"/>
                <w:bCs w:val="1"/>
                <w:rtl w:val="0"/>
              </w:rPr>
              <w:t xml:space="preserve">Galuh Ayu Cahyaningrum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tl w:val="0"/>
              </w:rPr>
              <w:t xml:space="preserve">Qoni'atun, Delila, Rizki Pasya, Reno</w:t>
            </w:r>
          </w:p>
        </w:tc>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i w:val="1"/>
                <w:iCs w:val="1"/>
                <w:rtl w:val="0"/>
              </w:rPr>
              <w:t xml:space="preserve">IPO + Flowchart + Pseudocode</w:t>
            </w:r>
            <w:r w:rsidDel="00000000" w:rsidR="00000000" w:rsidRPr="00000000">
              <w:rPr>
                <w:rtl w:val="0"/>
              </w:rPr>
              <w:t xml:space="preserve"> (Memimpin WS07 &amp; WS08)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Fase 5: Build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M9–M12</w:t>
            </w:r>
          </w:p>
        </w:tc>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Galuh Ayu Cahyaningrum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Qoni'atun, Delila, Rizki Pasya, Reno</w:t>
            </w:r>
          </w:p>
        </w:tc>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i w:val="1"/>
                <w:iCs w:val="1"/>
                <w:rtl w:val="0"/>
              </w:rPr>
              <w:t xml:space="preserve">Simple CLI Prototype Development</w:t>
            </w:r>
            <w:r w:rsidDel="00000000" w:rsidR="00000000" w:rsidRPr="00000000">
              <w:rPr>
                <w:rtl w:val="0"/>
              </w:rPr>
              <w:t xml:space="preserve"> (Memimpin WS09–WS11)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b w:val="1"/>
                <w:bCs w:val="1"/>
                <w:rtl w:val="0"/>
              </w:rPr>
              <w:t xml:space="preserve">Fase 6: Test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M11–M12</w:t>
            </w:r>
          </w:p>
        </w:tc>
        <w:tc>
          <w:tcPr>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b w:val="1"/>
                <w:bCs w:val="1"/>
                <w:rtl w:val="0"/>
              </w:rPr>
              <w:t xml:space="preserve">Qoni'atun Nafiesah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tl w:val="0"/>
              </w:rPr>
              <w:t xml:space="preserve">Galuh, Delila, Rizki Pasya, Reno</w:t>
            </w:r>
          </w:p>
        </w:tc>
        <w:tc>
          <w:tcP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i w:val="1"/>
                <w:iCs w:val="1"/>
                <w:rtl w:val="0"/>
              </w:rPr>
              <w:t xml:space="preserve">Testing + User Validation (UAT)</w:t>
            </w:r>
            <w:r w:rsidDel="00000000" w:rsidR="00000000" w:rsidRPr="00000000">
              <w:rPr>
                <w:rtl w:val="0"/>
              </w:rPr>
              <w:t xml:space="preserve"> (Memimpin WS12 &amp; WS13)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rPr/>
            </w:pPr>
            <w:r w:rsidDel="00000000" w:rsidR="00000000" w:rsidRPr="00000000">
              <w:rPr>
                <w:b w:val="1"/>
                <w:bCs w:val="1"/>
                <w:rtl w:val="0"/>
              </w:rPr>
              <w:t xml:space="preserve">Fase 7: Communicate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pPr>
            <w:r w:rsidDel="00000000" w:rsidR="00000000" w:rsidRPr="00000000">
              <w:rPr>
                <w:rtl w:val="0"/>
              </w:rPr>
              <w:t xml:space="preserve">M14–M15</w:t>
            </w:r>
          </w:p>
        </w:tc>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b w:val="1"/>
                <w:bCs w:val="1"/>
                <w:rtl w:val="0"/>
              </w:rPr>
              <w:t xml:space="preserve">Rizki Pasya Romadhoni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Galuh, Delila, Qoni'atun, Reno </w:t>
            </w:r>
          </w:p>
        </w:tc>
        <w:tc>
          <w:tcPr>
            <w:tcMar>
              <w:top w:w="100.0" w:type="dxa"/>
              <w:left w:w="100.0" w:type="dxa"/>
              <w:bottom w:w="100.0" w:type="dxa"/>
              <w:right w:w="100.0" w:type="dxa"/>
            </w:tcMar>
          </w:tcPr>
          <w:p w:rsidR="00000000" w:rsidDel="00000000" w:rsidP="00000000" w:rsidRDefault="00000000" w:rsidRPr="00000000" w14:paraId="0000004B">
            <w:pPr>
              <w:rPr/>
            </w:pPr>
            <w:r w:rsidDel="00000000" w:rsidR="00000000" w:rsidRPr="00000000">
              <w:rPr>
                <w:i w:val="1"/>
                <w:iCs w:val="1"/>
                <w:rtl w:val="0"/>
              </w:rPr>
              <w:t xml:space="preserve">Demo + Pitch Deck + Exhibition Setup</w:t>
            </w:r>
            <w:r w:rsidDel="00000000" w:rsidR="00000000" w:rsidRPr="00000000">
              <w:rPr>
                <w:rtl w:val="0"/>
              </w:rPr>
              <w:t xml:space="preserve"> (Memimpin WS14)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b w:val="1"/>
                <w:bCs w:val="1"/>
                <w:rtl w:val="0"/>
              </w:rPr>
              <w:t xml:space="preserve">Fase 8: Reflect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tl w:val="0"/>
              </w:rPr>
              <w:t xml:space="preserve">M13–M16</w:t>
            </w:r>
          </w:p>
        </w:tc>
        <w:tc>
          <w:tcP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b w:val="1"/>
                <w:bCs w:val="1"/>
                <w:rtl w:val="0"/>
              </w:rPr>
              <w:t xml:space="preserve">Reno Cahyadi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tl w:val="0"/>
              </w:rPr>
              <w:t xml:space="preserve">Rizki Pasya, Delila, Qoni'atun, Galuh</w:t>
            </w:r>
          </w:p>
        </w:tc>
        <w:tc>
          <w:tcP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i w:val="1"/>
                <w:iCs w:val="1"/>
                <w:rtl w:val="0"/>
              </w:rPr>
              <w:t xml:space="preserve">Decision + AI Disclosure + Final Portfolio</w:t>
            </w:r>
            <w:r w:rsidDel="00000000" w:rsidR="00000000" w:rsidRPr="00000000">
              <w:rPr>
                <w:rtl w:val="0"/>
              </w:rPr>
              <w:t xml:space="preserve"> (Memimpin WS15 &amp; WS16)</w:t>
            </w:r>
          </w:p>
        </w:tc>
      </w:tr>
    </w:tbl>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euv2ha9pouwz" w:id="6"/>
      <w:bookmarkEnd w:id="6"/>
      <w:r w:rsidDel="00000000" w:rsidR="00000000" w:rsidRPr="00000000">
        <w:rPr>
          <w:b w:val="1"/>
          <w:bCs w:val="1"/>
          <w:rtl w:val="0"/>
        </w:rPr>
        <w:t xml:space="preserve">3. Norma dan Aturan Main Kelompok (Minimal 5 Norma)</w:t>
      </w:r>
      <w:r w:rsidDel="00000000" w:rsidR="00000000" w:rsidRPr="00000000">
        <w:rPr>
          <w:rtl w:val="0"/>
        </w:rPr>
      </w:r>
    </w:p>
    <w:p w:rsidR="00000000" w:rsidDel="00000000" w:rsidP="00000000" w:rsidRDefault="00000000" w:rsidRPr="00000000" w14:paraId="00000054">
      <w:pPr>
        <w:numPr>
          <w:ilvl w:val="0"/>
          <w:numId w:val="7"/>
        </w:numPr>
        <w:ind w:left="720" w:hanging="360"/>
        <w:rPr/>
      </w:pPr>
      <w:r w:rsidDel="00000000" w:rsidR="00000000" w:rsidRPr="00000000">
        <w:rPr>
          <w:b w:val="1"/>
          <w:bCs w:val="1"/>
          <w:rtl w:val="0"/>
        </w:rPr>
        <w:t xml:space="preserve">Komunikasi &amp; Respon</w:t>
      </w:r>
      <w:r w:rsidDel="00000000" w:rsidR="00000000" w:rsidRPr="00000000">
        <w:rPr>
          <w:rtl w:val="0"/>
        </w:rPr>
        <w:t xml:space="preserve">: Setiap anggota wajib membalas pesan di grup WhatsApp kelompok maksimal 2 jam pada jam kerja (08.00-21.30 WIB), wajib memberikan konfirmasi "dibaca/dipahami" untuk informasi penting, dan menggunakan fitur reply/tag jika membahas tugas spesifik.</w:t>
      </w:r>
    </w:p>
    <w:p w:rsidR="00000000" w:rsidDel="00000000" w:rsidP="00000000" w:rsidRDefault="00000000" w:rsidRPr="00000000" w14:paraId="00000055">
      <w:pPr>
        <w:numPr>
          <w:ilvl w:val="0"/>
          <w:numId w:val="7"/>
        </w:numPr>
        <w:ind w:left="720" w:hanging="360"/>
        <w:rPr/>
      </w:pPr>
      <w:r w:rsidDel="00000000" w:rsidR="00000000" w:rsidRPr="00000000">
        <w:rPr>
          <w:b w:val="1"/>
          <w:bCs w:val="1"/>
          <w:rtl w:val="0"/>
        </w:rPr>
        <w:t xml:space="preserve">Ketepatan Waktu &amp; Kehadiran</w:t>
      </w:r>
      <w:r w:rsidDel="00000000" w:rsidR="00000000" w:rsidRPr="00000000">
        <w:rPr>
          <w:rtl w:val="0"/>
        </w:rPr>
        <w:t xml:space="preserve">: Wajib hadir 10 menit sebelum jadwal rapat tim yang telah direncanakan, baik online maupun offline. Keterlambatan ditoleransi maksimal 10 menit dan wajib konfirmasi izin maksimal 3 jam sebelum waktu yang ditentukan jika berhalangan hadir dengan alasan yang jelas.</w:t>
      </w:r>
    </w:p>
    <w:p w:rsidR="00000000" w:rsidDel="00000000" w:rsidP="00000000" w:rsidRDefault="00000000" w:rsidRPr="00000000" w14:paraId="00000056">
      <w:pPr>
        <w:numPr>
          <w:ilvl w:val="0"/>
          <w:numId w:val="7"/>
        </w:numPr>
        <w:ind w:left="720" w:hanging="360"/>
        <w:rPr/>
      </w:pPr>
      <w:r w:rsidDel="00000000" w:rsidR="00000000" w:rsidRPr="00000000">
        <w:rPr>
          <w:b w:val="1"/>
          <w:bCs w:val="1"/>
          <w:rtl w:val="0"/>
        </w:rPr>
        <w:t xml:space="preserve">Kualitas, Tenggat Tugas, dan Keterlambatan</w:t>
      </w:r>
      <w:r w:rsidDel="00000000" w:rsidR="00000000" w:rsidRPr="00000000">
        <w:rPr>
          <w:rtl w:val="0"/>
        </w:rPr>
        <w:t xml:space="preserve">: Setiap anggota wajib mengumpulkan progres tugas individu H-1 sebelum tenggat waktu kelompok. Jika diperkirakan tidak dapat memenuhi tenggat tersebut, wajib memberitahukan sebelum deadline terlewat beserta estimasi waktu penyelesaiannya.</w:t>
      </w:r>
    </w:p>
    <w:p w:rsidR="00000000" w:rsidDel="00000000" w:rsidP="00000000" w:rsidRDefault="00000000" w:rsidRPr="00000000" w14:paraId="00000057">
      <w:pPr>
        <w:numPr>
          <w:ilvl w:val="0"/>
          <w:numId w:val="7"/>
        </w:numPr>
        <w:ind w:left="720" w:hanging="360"/>
        <w:rPr/>
      </w:pPr>
      <w:r w:rsidDel="00000000" w:rsidR="00000000" w:rsidRPr="00000000">
        <w:rPr>
          <w:b w:val="1"/>
          <w:bCs w:val="1"/>
          <w:rtl w:val="0"/>
        </w:rPr>
        <w:t xml:space="preserve">Transparansi &amp; Pembagian Beban</w:t>
      </w:r>
      <w:r w:rsidDel="00000000" w:rsidR="00000000" w:rsidRPr="00000000">
        <w:rPr>
          <w:rtl w:val="0"/>
        </w:rPr>
        <w:t xml:space="preserve">:Jika mengalami kendala dalam pengerjaan tugas, wajib jujur dan terbuka serta bersedia membantu anggota lain yang kesulitan tanpa saling menyalahkan satu sama lain.</w:t>
      </w:r>
    </w:p>
    <w:p w:rsidR="00000000" w:rsidDel="00000000" w:rsidP="00000000" w:rsidRDefault="00000000" w:rsidRPr="00000000" w14:paraId="00000058">
      <w:pPr>
        <w:numPr>
          <w:ilvl w:val="0"/>
          <w:numId w:val="7"/>
        </w:numPr>
        <w:ind w:left="720" w:hanging="360"/>
        <w:rPr/>
      </w:pPr>
      <w:r w:rsidDel="00000000" w:rsidR="00000000" w:rsidRPr="00000000">
        <w:rPr>
          <w:b w:val="1"/>
          <w:bCs w:val="1"/>
          <w:rtl w:val="0"/>
        </w:rPr>
        <w:t xml:space="preserve">Etika Penggunaan AI Co-Pilot</w:t>
      </w:r>
      <w:r w:rsidDel="00000000" w:rsidR="00000000" w:rsidRPr="00000000">
        <w:rPr>
          <w:rtl w:val="0"/>
        </w:rPr>
        <w:t xml:space="preserve">: Penggunaan AI diperbolehkan untuk brainstorming dan mencari referensi, namun wajib mencantumkan prompt yang digunakan pada lampiran TPL-07 dan dilarang melakukan copy-paste 100% jawaban AI tanpa verifikasi fakta terlebih dahulu.</w:t>
      </w:r>
    </w:p>
    <w:p w:rsidR="00000000" w:rsidDel="00000000" w:rsidP="00000000" w:rsidRDefault="00000000" w:rsidRPr="00000000" w14:paraId="00000059">
      <w:pPr>
        <w:numPr>
          <w:ilvl w:val="0"/>
          <w:numId w:val="7"/>
        </w:numPr>
        <w:ind w:left="720" w:hanging="360"/>
        <w:rPr>
          <w:u w:val="none"/>
        </w:rPr>
      </w:pPr>
      <w:r w:rsidDel="00000000" w:rsidR="00000000" w:rsidRPr="00000000">
        <w:rPr>
          <w:b w:val="1"/>
          <w:bCs w:val="1"/>
          <w:rtl w:val="0"/>
        </w:rPr>
        <w:t xml:space="preserve">Perubahan Keputusan:</w:t>
      </w:r>
      <w:r w:rsidDel="00000000" w:rsidR="00000000" w:rsidRPr="00000000">
        <w:rPr>
          <w:rtl w:val="0"/>
        </w:rPr>
        <w:t xml:space="preserve"> Keputusan yang telah disepakati bersama tidak dapat diubah secara sepihak. Apabila terdapat usulan perubahan, maka wajib dibahas kembali dan dikonfirmasi bersama melalui grup.</w:t>
      </w:r>
    </w:p>
    <w:p w:rsidR="00000000" w:rsidDel="00000000" w:rsidP="00000000" w:rsidRDefault="00000000" w:rsidRPr="00000000" w14:paraId="0000005A">
      <w:pPr>
        <w:numPr>
          <w:ilvl w:val="0"/>
          <w:numId w:val="7"/>
        </w:numPr>
        <w:ind w:left="720" w:hanging="360"/>
        <w:rPr>
          <w:u w:val="none"/>
        </w:rPr>
      </w:pPr>
      <w:r w:rsidDel="00000000" w:rsidR="00000000" w:rsidRPr="00000000">
        <w:rPr>
          <w:b w:val="1"/>
          <w:bCs w:val="1"/>
          <w:rtl w:val="0"/>
        </w:rPr>
        <w:t xml:space="preserve">Dokumentasi:</w:t>
      </w:r>
      <w:r w:rsidDel="00000000" w:rsidR="00000000" w:rsidRPr="00000000">
        <w:rPr>
          <w:rtl w:val="0"/>
        </w:rPr>
        <w:t xml:space="preserve"> Segala informasi penting, hasil diskusi, pembagian tugas, dan keputusan kelompok wajib didokumentasikan pada grup atau media yang telah disepakati, agar tidak bergantung pada ingatan atau informasi dari satu orang saja.</w:t>
      </w:r>
    </w:p>
    <w:p w:rsidR="00000000" w:rsidDel="00000000" w:rsidP="00000000" w:rsidRDefault="00000000" w:rsidRPr="00000000" w14:paraId="0000005B">
      <w:pPr>
        <w:numPr>
          <w:ilvl w:val="0"/>
          <w:numId w:val="7"/>
        </w:numPr>
        <w:ind w:left="720" w:hanging="360"/>
        <w:rPr>
          <w:u w:val="none"/>
        </w:rPr>
      </w:pPr>
      <w:r w:rsidDel="00000000" w:rsidR="00000000" w:rsidRPr="00000000">
        <w:rPr>
          <w:b w:val="1"/>
          <w:bCs w:val="1"/>
          <w:rtl w:val="0"/>
        </w:rPr>
        <w:t xml:space="preserve">Penyelesaian Konflik:</w:t>
      </w:r>
      <w:r w:rsidDel="00000000" w:rsidR="00000000" w:rsidRPr="00000000">
        <w:rPr>
          <w:rtl w:val="0"/>
        </w:rPr>
        <w:t xml:space="preserve"> Apabila terjadi perbedaan pendapat atau permasalahan antar anggota, penyelesaian dilakukan sesuai dengan </w:t>
      </w:r>
      <w:r w:rsidDel="00000000" w:rsidR="00000000" w:rsidRPr="00000000">
        <w:rPr>
          <w:i w:val="1"/>
          <w:iCs w:val="1"/>
          <w:rtl w:val="0"/>
        </w:rPr>
        <w:t xml:space="preserve">Mekanisme Resolusi Konflik Internal </w:t>
      </w:r>
      <w:r w:rsidDel="00000000" w:rsidR="00000000" w:rsidRPr="00000000">
        <w:rPr>
          <w:rtl w:val="0"/>
        </w:rPr>
        <w:t xml:space="preserve">yang telah disepakati pada poin selanjutnya, dengan mengedepankan komunikasi langsung dan musyawarah, bukan dengan menyindir, menghilang, atau membicarakan anggota lain di luar forum kelompok.</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rPr/>
      </w:pPr>
      <w:bookmarkStart w:colFirst="0" w:colLast="0" w:name="_hflo3kjee3z0" w:id="7"/>
      <w:bookmarkEnd w:id="7"/>
      <w:r w:rsidDel="00000000" w:rsidR="00000000" w:rsidRPr="00000000">
        <w:rPr>
          <w:b w:val="1"/>
          <w:bCs w:val="1"/>
          <w:rtl w:val="0"/>
        </w:rPr>
        <w:t xml:space="preserve">4. Mekanisme Resolusi Konflik Internal</w:t>
      </w:r>
      <w:r w:rsidDel="00000000" w:rsidR="00000000" w:rsidRPr="00000000">
        <w:rPr>
          <w:rtl w:val="0"/>
        </w:rPr>
      </w:r>
    </w:p>
    <w:p w:rsidR="00000000" w:rsidDel="00000000" w:rsidP="00000000" w:rsidRDefault="00000000" w:rsidRPr="00000000" w14:paraId="0000005E">
      <w:pPr>
        <w:numPr>
          <w:ilvl w:val="0"/>
          <w:numId w:val="6"/>
        </w:numPr>
        <w:ind w:left="720" w:hanging="360"/>
        <w:rPr/>
      </w:pPr>
      <w:r w:rsidDel="00000000" w:rsidR="00000000" w:rsidRPr="00000000">
        <w:rPr>
          <w:b w:val="1"/>
          <w:bCs w:val="1"/>
          <w:rtl w:val="0"/>
        </w:rPr>
        <w:t xml:space="preserve">Langkah 1 (Diskusi Internal)</w:t>
      </w:r>
      <w:r w:rsidDel="00000000" w:rsidR="00000000" w:rsidRPr="00000000">
        <w:rPr>
          <w:rtl w:val="0"/>
        </w:rPr>
        <w:t xml:space="preserve">:Menyelesaikan masalah secara langsung melalui musyawarah terbuka di grup/via online (video call/telepon suara/gmeet) atau bertemu langsung internal antar anggota dengan tetap menjaga etika komunikasi dan saling menghargai pendapat.</w:t>
      </w:r>
    </w:p>
    <w:p w:rsidR="00000000" w:rsidDel="00000000" w:rsidP="00000000" w:rsidRDefault="00000000" w:rsidRPr="00000000" w14:paraId="0000005F">
      <w:pPr>
        <w:numPr>
          <w:ilvl w:val="0"/>
          <w:numId w:val="6"/>
        </w:numPr>
        <w:ind w:left="720" w:hanging="360"/>
        <w:rPr/>
      </w:pPr>
      <w:r w:rsidDel="00000000" w:rsidR="00000000" w:rsidRPr="00000000">
        <w:rPr>
          <w:b w:val="1"/>
          <w:bCs w:val="1"/>
          <w:rtl w:val="0"/>
        </w:rPr>
        <w:t xml:space="preserve">Langkah 2 (Fasilitasi Phase Lead)</w:t>
      </w:r>
      <w:r w:rsidDel="00000000" w:rsidR="00000000" w:rsidRPr="00000000">
        <w:rPr>
          <w:rtl w:val="0"/>
        </w:rPr>
        <w:t xml:space="preserve">: Jika diskusi internal tidak menemukan solusi, Phase Lead yang sedang bertugas akan menjadi mediator untuk menengahi, mendengarkan kedua belah pihak, dan membuat keputusan sementara yang adil bagi semua anggota.</w:t>
      </w:r>
    </w:p>
    <w:p w:rsidR="00000000" w:rsidDel="00000000" w:rsidP="00000000" w:rsidRDefault="00000000" w:rsidRPr="00000000" w14:paraId="00000060">
      <w:pPr>
        <w:numPr>
          <w:ilvl w:val="0"/>
          <w:numId w:val="6"/>
        </w:numPr>
        <w:ind w:left="720" w:hanging="360"/>
        <w:rPr/>
      </w:pPr>
      <w:r w:rsidDel="00000000" w:rsidR="00000000" w:rsidRPr="00000000">
        <w:rPr>
          <w:b w:val="1"/>
          <w:bCs w:val="1"/>
          <w:rtl w:val="0"/>
        </w:rPr>
        <w:t xml:space="preserve">Langkah 3 (Eskalasi Dosen/Asisten)</w:t>
      </w:r>
      <w:r w:rsidDel="00000000" w:rsidR="00000000" w:rsidRPr="00000000">
        <w:rPr>
          <w:rtl w:val="0"/>
        </w:rPr>
        <w:t xml:space="preserve">: Apabila konflik masih berlanjut dan menghambat progres tugas kelompok, maka permasalahan akan dilaporkan kepada dosen pengampu atau asisten pendamping untuk mendapatkan arahan dan keputusan akhir.</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zbgv8c3yczf" w:id="8"/>
      <w:bookmarkEnd w:id="8"/>
      <w:r w:rsidDel="00000000" w:rsidR="00000000" w:rsidRPr="00000000">
        <w:rPr>
          <w:b w:val="1"/>
          <w:bCs w:val="1"/>
          <w:rtl w:val="0"/>
        </w:rPr>
        <w:t xml:space="preserve">Refleksi Individu (Reflection)</w:t>
      </w:r>
      <w:r w:rsidDel="00000000" w:rsidR="00000000" w:rsidRPr="00000000">
        <w:rPr>
          <w:rtl w:val="0"/>
        </w:rPr>
      </w:r>
    </w:p>
    <w:p w:rsidR="00000000" w:rsidDel="00000000" w:rsidP="00000000" w:rsidRDefault="00000000" w:rsidRPr="00000000" w14:paraId="00000064">
      <w:pPr>
        <w:numPr>
          <w:ilvl w:val="0"/>
          <w:numId w:val="6"/>
        </w:numPr>
        <w:ind w:left="720" w:hanging="360"/>
        <w:rPr/>
      </w:pPr>
      <w:r w:rsidDel="00000000" w:rsidR="00000000" w:rsidRPr="00000000">
        <w:rPr>
          <w:b w:val="1"/>
          <w:bCs w:val="1"/>
          <w:rtl w:val="0"/>
        </w:rPr>
        <w:t xml:space="preserve">Bagaimana perasaan saya terhadap rotasi peran (Rotating Phase Lead) ini?</w:t>
      </w:r>
      <w:r w:rsidDel="00000000" w:rsidR="00000000" w:rsidRPr="00000000">
        <w:rPr>
          <w:rtl w:val="0"/>
        </w:rPr>
      </w:r>
    </w:p>
    <w:p w:rsidR="00000000" w:rsidDel="00000000" w:rsidP="00000000" w:rsidRDefault="00000000" w:rsidRPr="00000000" w14:paraId="00000065">
      <w:pPr>
        <w:numPr>
          <w:ilvl w:val="0"/>
          <w:numId w:val="1"/>
        </w:numPr>
        <w:ind w:left="1440" w:hanging="360"/>
        <w:rPr>
          <w:u w:val="none"/>
        </w:rPr>
      </w:pPr>
      <w:r w:rsidDel="00000000" w:rsidR="00000000" w:rsidRPr="00000000">
        <w:rPr>
          <w:rtl w:val="0"/>
        </w:rPr>
        <w:t xml:space="preserve">Saya merasa sangat senang, karena melalui kegiatan ini masing-masing dari kami dapat belajar tentang leadership. (Rizki Pasya)</w:t>
      </w:r>
    </w:p>
    <w:p w:rsidR="00000000" w:rsidDel="00000000" w:rsidP="00000000" w:rsidRDefault="00000000" w:rsidRPr="00000000" w14:paraId="00000066">
      <w:pPr>
        <w:numPr>
          <w:ilvl w:val="0"/>
          <w:numId w:val="1"/>
        </w:numPr>
        <w:ind w:left="1440" w:hanging="360"/>
        <w:rPr>
          <w:u w:val="none"/>
        </w:rPr>
      </w:pPr>
      <w:r w:rsidDel="00000000" w:rsidR="00000000" w:rsidRPr="00000000">
        <w:rPr>
          <w:rtl w:val="0"/>
        </w:rPr>
        <w:t xml:space="preserve">Saya merasa senang karena disini saya akan mempelajari leadership, serta akan menjadi experience baru bagi saya. (Galuh Ayu C.)</w:t>
      </w:r>
    </w:p>
    <w:p w:rsidR="00000000" w:rsidDel="00000000" w:rsidP="00000000" w:rsidRDefault="00000000" w:rsidRPr="00000000" w14:paraId="00000067">
      <w:pPr>
        <w:widowControl w:val="0"/>
        <w:numPr>
          <w:ilvl w:val="0"/>
          <w:numId w:val="1"/>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saya merasa senang karena dengan tugas tugas ini saya dapat membangun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ind w:left="1440" w:firstLine="0"/>
        <w:rPr/>
      </w:pPr>
      <w:r w:rsidDel="00000000" w:rsidR="00000000" w:rsidRPr="00000000">
        <w:rPr>
          <w:rtl w:val="0"/>
        </w:rPr>
        <w:t xml:space="preserve">teamwork pada diri saya, dan belajar untuk menjadi leadership. (Delila Mufidah)</w:t>
      </w:r>
    </w:p>
    <w:p w:rsidR="00000000" w:rsidDel="00000000" w:rsidP="00000000" w:rsidRDefault="00000000" w:rsidRPr="00000000" w14:paraId="00000069">
      <w:pPr>
        <w:widowControl w:val="0"/>
        <w:numPr>
          <w:ilvl w:val="0"/>
          <w:numId w:val="1"/>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Saya merasa sangat terbantu, karena dengan rotasi peran ini, setiap orang tidak akan terpaku pada satu posisi saja, tetapi bisa merasakan posisi lainnya dan belajar lebih banyak lagi. (Qoni’atun Nafiesah)</w:t>
      </w:r>
    </w:p>
    <w:p w:rsidR="00000000" w:rsidDel="00000000" w:rsidP="00000000" w:rsidRDefault="00000000" w:rsidRPr="00000000" w14:paraId="0000006A">
      <w:pPr>
        <w:widowControl w:val="0"/>
        <w:numPr>
          <w:ilvl w:val="0"/>
          <w:numId w:val="1"/>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Saya merasa sangat senang dengan posisi saya saat ini, Saya dapat membantu menambahkan beberapa ide dalam pekerjaan kelompok saya. (Reno Cahyadi) </w:t>
      </w:r>
    </w:p>
    <w:p w:rsidR="00000000" w:rsidDel="00000000" w:rsidP="00000000" w:rsidRDefault="00000000" w:rsidRPr="00000000" w14:paraId="0000006B">
      <w:pPr>
        <w:numPr>
          <w:ilvl w:val="0"/>
          <w:numId w:val="6"/>
        </w:numPr>
        <w:ind w:left="720" w:hanging="360"/>
        <w:rPr/>
      </w:pPr>
      <w:r w:rsidDel="00000000" w:rsidR="00000000" w:rsidRPr="00000000">
        <w:rPr>
          <w:b w:val="1"/>
          <w:bCs w:val="1"/>
          <w:rtl w:val="0"/>
        </w:rPr>
        <w:t xml:space="preserve">Apa kekhawatiran utama saya bekerja dalam tim ini dan bagaimana saya akan mengatasinya?</w:t>
      </w:r>
    </w:p>
    <w:p w:rsidR="00000000" w:rsidDel="00000000" w:rsidP="00000000" w:rsidRDefault="00000000" w:rsidRPr="00000000" w14:paraId="0000006C">
      <w:pPr>
        <w:numPr>
          <w:ilvl w:val="0"/>
          <w:numId w:val="2"/>
        </w:numPr>
        <w:ind w:left="1440" w:hanging="360"/>
        <w:rPr/>
      </w:pPr>
      <w:r w:rsidDel="00000000" w:rsidR="00000000" w:rsidRPr="00000000">
        <w:rPr>
          <w:rtl w:val="0"/>
        </w:rPr>
        <w:t xml:space="preserve">Kekhawatiran saya adalah terjadinya miskomunikasi dalam tim. Untuk mengatasinya, saya akan memastikan komunikasi terjalin dengan baik dan terdapat kesepahaman antar anggota. (Rizki Pasya)</w:t>
      </w:r>
    </w:p>
    <w:p w:rsidR="00000000" w:rsidDel="00000000" w:rsidP="00000000" w:rsidRDefault="00000000" w:rsidRPr="00000000" w14:paraId="0000006D">
      <w:pPr>
        <w:numPr>
          <w:ilvl w:val="0"/>
          <w:numId w:val="2"/>
        </w:numPr>
        <w:ind w:left="1440" w:hanging="360"/>
        <w:rPr>
          <w:u w:val="none"/>
        </w:rPr>
      </w:pPr>
      <w:r w:rsidDel="00000000" w:rsidR="00000000" w:rsidRPr="00000000">
        <w:rPr>
          <w:rtl w:val="0"/>
        </w:rPr>
        <w:t xml:space="preserve">Saya takut akan merasa tertinggal atau merasa tak dapat mengikuti daripada anggota yang lain. Dengan ini, saya memiliki solusi untuk tetap aktif dan bertanya apabila ada info yang tertinggal. (Galuh Ayu C.)</w:t>
      </w:r>
    </w:p>
    <w:p w:rsidR="00000000" w:rsidDel="00000000" w:rsidP="00000000" w:rsidRDefault="00000000" w:rsidRPr="00000000" w14:paraId="0000006E">
      <w:pPr>
        <w:numPr>
          <w:ilvl w:val="0"/>
          <w:numId w:val="2"/>
        </w:numPr>
        <w:ind w:left="1440" w:hanging="360"/>
        <w:rPr>
          <w:u w:val="none"/>
        </w:rPr>
      </w:pPr>
      <w:r w:rsidDel="00000000" w:rsidR="00000000" w:rsidRPr="00000000">
        <w:rPr>
          <w:rtl w:val="0"/>
        </w:rPr>
        <w:t xml:space="preserve">Kekhawatiran saya, yaitu jika tugas belum selesai dan sudah mepet dengan deadline. untuk mengatasinya saya akan mengerjakan tugas tersebut lebih awal dan jika ada kesulitan dalam mengerjakan saya akan mengkomunikasikan dengan anggota kelompok. (Delila Mufidah)</w:t>
      </w:r>
    </w:p>
    <w:p w:rsidR="00000000" w:rsidDel="00000000" w:rsidP="00000000" w:rsidRDefault="00000000" w:rsidRPr="00000000" w14:paraId="0000006F">
      <w:pPr>
        <w:numPr>
          <w:ilvl w:val="0"/>
          <w:numId w:val="2"/>
        </w:numPr>
        <w:ind w:left="1440" w:hanging="360"/>
        <w:rPr>
          <w:u w:val="none"/>
        </w:rPr>
      </w:pPr>
      <w:r w:rsidDel="00000000" w:rsidR="00000000" w:rsidRPr="00000000">
        <w:rPr>
          <w:rtl w:val="0"/>
        </w:rPr>
        <w:t xml:space="preserve">Saya takut jika tugas tiap anggota tidak terbagi dengan rata, sehingga menimbulkan konflik di kemudian hari. Solusinya adalah dengan melakukan pembagian tugas yang adil dari awal. (Qoni’atun Nafiesah)</w:t>
      </w:r>
    </w:p>
    <w:p w:rsidR="00000000" w:rsidDel="00000000" w:rsidP="00000000" w:rsidRDefault="00000000" w:rsidRPr="00000000" w14:paraId="00000070">
      <w:pPr>
        <w:numPr>
          <w:ilvl w:val="0"/>
          <w:numId w:val="2"/>
        </w:numPr>
        <w:ind w:left="1440" w:hanging="360"/>
        <w:rPr>
          <w:u w:val="none"/>
        </w:rPr>
      </w:pPr>
      <w:r w:rsidDel="00000000" w:rsidR="00000000" w:rsidRPr="00000000">
        <w:rPr>
          <w:rtl w:val="0"/>
        </w:rPr>
        <w:t xml:space="preserve">Saya akan takut dan merasa canggung atau ragu dalam memberikan ide ditengah diskusi kelompok pekerjaan saya, Dengan ini saya akan mencoba memberikan beberapa pendapat atau ide di tengah diskusi kelompok saya. (Reno Cahyadi)</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2phxb0jw33v3" w:id="9"/>
      <w:bookmarkEnd w:id="9"/>
      <w:r w:rsidDel="00000000" w:rsidR="00000000" w:rsidRPr="00000000">
        <w:rPr>
          <w:b w:val="1"/>
          <w:bCs w:val="1"/>
          <w:rtl w:val="0"/>
        </w:rPr>
        <w:t xml:space="preserve">Checklist Kelulusan WS01</w:t>
      </w:r>
      <w:r w:rsidDel="00000000" w:rsidR="00000000" w:rsidRPr="00000000">
        <w:rPr>
          <w:rtl w:val="0"/>
        </w:rPr>
      </w:r>
    </w:p>
    <w:p w:rsidR="00000000" w:rsidDel="00000000" w:rsidP="00000000" w:rsidRDefault="00000000" w:rsidRPr="00000000" w14:paraId="00000074">
      <w:pPr>
        <w:numPr>
          <w:ilvl w:val="0"/>
          <w:numId w:val="8"/>
        </w:numPr>
        <w:ind w:left="720" w:hanging="360"/>
        <w:rPr/>
      </w:pPr>
      <w:r w:rsidDel="00000000" w:rsidR="00000000" w:rsidRPr="00000000">
        <w:rPr>
          <w:rtl w:val="0"/>
        </w:rPr>
        <w:t xml:space="preserve">Tim terbentuk beranggotakan 3–4 mahasiswa.</w:t>
      </w:r>
    </w:p>
    <w:p w:rsidR="00000000" w:rsidDel="00000000" w:rsidP="00000000" w:rsidRDefault="00000000" w:rsidRPr="00000000" w14:paraId="00000075">
      <w:pPr>
        <w:numPr>
          <w:ilvl w:val="0"/>
          <w:numId w:val="8"/>
        </w:numPr>
        <w:ind w:left="720" w:hanging="360"/>
        <w:rPr/>
      </w:pPr>
      <w:r w:rsidDel="00000000" w:rsidR="00000000" w:rsidRPr="00000000">
        <w:rPr>
          <w:rtl w:val="0"/>
        </w:rPr>
        <w:t xml:space="preserve">Objek studi terpilih dari daftar aman yang disetujui dosen.</w:t>
      </w:r>
    </w:p>
    <w:p w:rsidR="00000000" w:rsidDel="00000000" w:rsidP="00000000" w:rsidRDefault="00000000" w:rsidRPr="00000000" w14:paraId="00000076">
      <w:pPr>
        <w:numPr>
          <w:ilvl w:val="0"/>
          <w:numId w:val="8"/>
        </w:numPr>
        <w:ind w:left="720" w:hanging="360"/>
        <w:rPr/>
      </w:pPr>
      <w:r w:rsidDel="00000000" w:rsidR="00000000" w:rsidRPr="00000000">
        <w:rPr>
          <w:rtl w:val="0"/>
        </w:rPr>
        <w:t xml:space="preserve">Rotasi </w:t>
      </w:r>
      <w:r w:rsidDel="00000000" w:rsidR="00000000" w:rsidRPr="00000000">
        <w:rPr>
          <w:i w:val="1"/>
          <w:iCs w:val="1"/>
          <w:rtl w:val="0"/>
        </w:rPr>
        <w:t xml:space="preserve">Phase Lead</w:t>
      </w:r>
      <w:r w:rsidDel="00000000" w:rsidR="00000000" w:rsidRPr="00000000">
        <w:rPr>
          <w:rtl w:val="0"/>
        </w:rPr>
        <w:t xml:space="preserve"> untuk 8 fase </w:t>
      </w:r>
      <w:r w:rsidDel="00000000" w:rsidR="00000000" w:rsidRPr="00000000">
        <w:rPr>
          <w:i w:val="1"/>
          <w:iCs w:val="1"/>
          <w:rtl w:val="0"/>
        </w:rPr>
        <w:t xml:space="preserve">Learning Spine</w:t>
      </w:r>
      <w:r w:rsidDel="00000000" w:rsidR="00000000" w:rsidRPr="00000000">
        <w:rPr>
          <w:rtl w:val="0"/>
        </w:rPr>
        <w:t xml:space="preserve"> telah ditetapkan secara adil.</w:t>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Norma tim (minimal 5 poin) disepakati dan ditandatangani oleh seluruh anggota.</w:t>
      </w:r>
    </w:p>
    <w:p w:rsidR="00000000" w:rsidDel="00000000" w:rsidP="00000000" w:rsidRDefault="00000000" w:rsidRPr="00000000" w14:paraId="00000078">
      <w:pPr>
        <w:numPr>
          <w:ilvl w:val="0"/>
          <w:numId w:val="8"/>
        </w:numPr>
        <w:ind w:left="720" w:hanging="360"/>
        <w:rPr/>
      </w:pPr>
      <w:r w:rsidDel="00000000" w:rsidR="00000000" w:rsidRPr="00000000">
        <w:rPr>
          <w:rtl w:val="0"/>
        </w:rPr>
        <w:t xml:space="preserve">Salinan norma kelompok disimpan pada folder portofolio digital / </w:t>
      </w:r>
      <w:r w:rsidDel="00000000" w:rsidR="00000000" w:rsidRPr="00000000">
        <w:rPr>
          <w:i w:val="1"/>
          <w:iCs w:val="1"/>
          <w:rtl w:val="0"/>
        </w:rPr>
        <w:t xml:space="preserve">Project Wall</w:t>
      </w:r>
      <w:r w:rsidDel="00000000" w:rsidR="00000000" w:rsidRPr="00000000">
        <w:rPr>
          <w:rtl w:val="0"/>
        </w:rPr>
        <w:t xml:space="preserve"> studio.</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rPr/>
      </w:pPr>
      <w:bookmarkStart w:colFirst="0" w:colLast="0" w:name="_f57jr5lyvtxl" w:id="10"/>
      <w:bookmarkEnd w:id="10"/>
      <w:r w:rsidDel="00000000" w:rsidR="00000000" w:rsidRPr="00000000">
        <w:rPr>
          <w:b w:val="1"/>
          <w:bCs w:val="1"/>
          <w:rtl w:val="0"/>
        </w:rPr>
        <w:t xml:space="preserve">Lembar Pengesahan Anggota Tim</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No</w:t>
            </w:r>
          </w:p>
        </w:tc>
        <w:tc>
          <w:tcPr>
            <w:tcMar>
              <w:top w:w="100.0" w:type="dxa"/>
              <w:left w:w="100.0" w:type="dxa"/>
              <w:bottom w:w="100.0" w:type="dxa"/>
              <w:right w:w="100.0" w:type="dxa"/>
            </w:tcMar>
          </w:tcPr>
          <w:p w:rsidR="00000000" w:rsidDel="00000000" w:rsidP="00000000" w:rsidRDefault="00000000" w:rsidRPr="00000000" w14:paraId="0000007D">
            <w:pPr>
              <w:rPr>
                <w:b w:val="1"/>
                <w:bCs w:val="1"/>
              </w:rPr>
            </w:pPr>
            <w:r w:rsidDel="00000000" w:rsidR="00000000" w:rsidRPr="00000000">
              <w:rPr>
                <w:b w:val="1"/>
                <w:bCs w:val="1"/>
                <w:rtl w:val="0"/>
              </w:rPr>
              <w:t xml:space="preserve">Nama Mahasiswa</w:t>
            </w:r>
          </w:p>
        </w:tc>
        <w:tc>
          <w:tcPr>
            <w:tcMar>
              <w:top w:w="100.0" w:type="dxa"/>
              <w:left w:w="100.0" w:type="dxa"/>
              <w:bottom w:w="100.0" w:type="dxa"/>
              <w:right w:w="100.0" w:type="dxa"/>
            </w:tcMar>
          </w:tcPr>
          <w:p w:rsidR="00000000" w:rsidDel="00000000" w:rsidP="00000000" w:rsidRDefault="00000000" w:rsidRPr="00000000" w14:paraId="0000007E">
            <w:pPr>
              <w:rPr>
                <w:b w:val="1"/>
                <w:bCs w:val="1"/>
              </w:rPr>
            </w:pPr>
            <w:r w:rsidDel="00000000" w:rsidR="00000000" w:rsidRPr="00000000">
              <w:rPr>
                <w:b w:val="1"/>
                <w:bCs w:val="1"/>
                <w:rtl w:val="0"/>
              </w:rPr>
              <w:t xml:space="preserve">NIM</w:t>
            </w:r>
          </w:p>
        </w:tc>
        <w:tc>
          <w:tcPr>
            <w:tcMar>
              <w:top w:w="100.0" w:type="dxa"/>
              <w:left w:w="100.0" w:type="dxa"/>
              <w:bottom w:w="100.0" w:type="dxa"/>
              <w:right w:w="100.0" w:type="dxa"/>
            </w:tcMar>
          </w:tcPr>
          <w:p w:rsidR="00000000" w:rsidDel="00000000" w:rsidP="00000000" w:rsidRDefault="00000000" w:rsidRPr="00000000" w14:paraId="0000007F">
            <w:pPr>
              <w:rPr>
                <w:b w:val="1"/>
                <w:bCs w:val="1"/>
              </w:rPr>
            </w:pPr>
            <w:r w:rsidDel="00000000" w:rsidR="00000000" w:rsidRPr="00000000">
              <w:rPr>
                <w:b w:val="1"/>
                <w:bCs w:val="1"/>
                <w:rtl w:val="0"/>
              </w:rPr>
              <w:t xml:space="preserve">Peran / Rotasi Utama</w:t>
            </w:r>
          </w:p>
        </w:tc>
        <w:tc>
          <w:tcPr>
            <w:tcMar>
              <w:top w:w="100.0" w:type="dxa"/>
              <w:left w:w="100.0" w:type="dxa"/>
              <w:bottom w:w="100.0" w:type="dxa"/>
              <w:right w:w="100.0" w:type="dxa"/>
            </w:tcMar>
          </w:tcPr>
          <w:p w:rsidR="00000000" w:rsidDel="00000000" w:rsidP="00000000" w:rsidRDefault="00000000" w:rsidRPr="00000000" w14:paraId="00000080">
            <w:pPr>
              <w:jc w:val="center"/>
              <w:rPr>
                <w:b w:val="1"/>
                <w:bCs w:val="1"/>
              </w:rPr>
            </w:pPr>
            <w:r w:rsidDel="00000000" w:rsidR="00000000" w:rsidRPr="00000000">
              <w:rPr>
                <w:b w:val="1"/>
                <w:bCs w:val="1"/>
                <w:rtl w:val="0"/>
              </w:rPr>
              <w:t xml:space="preserve">Tanda Tangan / Persetujuan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tl w:val="0"/>
              </w:rPr>
              <w:t xml:space="preserve">Rizki Pasya Romadhoni </w:t>
            </w:r>
          </w:p>
        </w:tc>
        <w:tc>
          <w:tcP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2649016071</w:t>
            </w:r>
          </w:p>
        </w:tc>
        <w:tc>
          <w:tcP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Phase Lead 1 (Discover) &amp; Phase Lead 7 (Communicate)</w:t>
            </w:r>
          </w:p>
        </w:tc>
        <w:tc>
          <w:tcPr>
            <w:tcMar>
              <w:top w:w="100.0" w:type="dxa"/>
              <w:left w:w="100.0" w:type="dxa"/>
              <w:bottom w:w="100.0" w:type="dxa"/>
              <w:right w:w="100.0" w:type="dxa"/>
            </w:tcMar>
          </w:tcPr>
          <w:p w:rsidR="00000000" w:rsidDel="00000000" w:rsidP="00000000" w:rsidRDefault="00000000" w:rsidRPr="00000000" w14:paraId="00000085">
            <w:pPr>
              <w:jc w:val="center"/>
              <w:rPr/>
            </w:pPr>
            <w:r w:rsidDel="00000000" w:rsidR="00000000" w:rsidRPr="00000000">
              <w:rPr/>
              <w:drawing>
                <wp:inline distB="114300" distT="114300" distL="114300" distR="114300">
                  <wp:extent cx="944227" cy="568567"/>
                  <wp:effectExtent b="0" l="0" r="0" t="0"/>
                  <wp:docPr id="3" name="image5.jpg"/>
                  <a:graphic>
                    <a:graphicData uri="http://schemas.openxmlformats.org/drawingml/2006/picture">
                      <pic:pic>
                        <pic:nvPicPr>
                          <pic:cNvPr id="0" name="image5.jpg"/>
                          <pic:cNvPicPr preferRelativeResize="0"/>
                        </pic:nvPicPr>
                        <pic:blipFill>
                          <a:blip r:embed="rId6"/>
                          <a:srcRect b="38465" l="24324" r="36036" t="27784"/>
                          <a:stretch>
                            <a:fillRect/>
                          </a:stretch>
                        </pic:blipFill>
                        <pic:spPr>
                          <a:xfrm>
                            <a:off x="0" y="0"/>
                            <a:ext cx="944227" cy="568567"/>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t xml:space="preserve">Qoni'atun Nafiesah </w:t>
            </w:r>
          </w:p>
        </w:tc>
        <w:tc>
          <w:tcPr>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t xml:space="preserve">2615016090</w:t>
            </w:r>
          </w:p>
        </w:tc>
        <w:tc>
          <w:tcPr>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tl w:val="0"/>
              </w:rPr>
              <w:t xml:space="preserve">Phase Lead 2 (Frame) &amp; Phase Lead 6 (Test)</w:t>
            </w:r>
          </w:p>
        </w:tc>
        <w:tc>
          <w:tcPr>
            <w:tcMar>
              <w:top w:w="100.0" w:type="dxa"/>
              <w:left w:w="100.0" w:type="dxa"/>
              <w:bottom w:w="100.0" w:type="dxa"/>
              <w:right w:w="100.0" w:type="dxa"/>
            </w:tcMar>
          </w:tcPr>
          <w:p w:rsidR="00000000" w:rsidDel="00000000" w:rsidP="00000000" w:rsidRDefault="00000000" w:rsidRPr="00000000" w14:paraId="0000008A">
            <w:pPr>
              <w:jc w:val="left"/>
              <w:rPr/>
            </w:pPr>
            <w:r w:rsidDel="00000000" w:rsidR="00000000" w:rsidRPr="00000000">
              <w:rPr/>
              <w:drawing>
                <wp:inline distB="114300" distT="114300" distL="114300" distR="114300">
                  <wp:extent cx="1057275" cy="698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57275" cy="6985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t xml:space="preserve">Delila Mufidah 2600016059</w:t>
            </w:r>
          </w:p>
        </w:tc>
        <w:tc>
          <w:tcPr>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2600016059</w:t>
            </w:r>
          </w:p>
          <w:p w:rsidR="00000000" w:rsidDel="00000000" w:rsidP="00000000" w:rsidRDefault="00000000" w:rsidRPr="00000000" w14:paraId="0000008E">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Phase Lead 3 (Define) </w:t>
            </w:r>
          </w:p>
        </w:tc>
        <w:tc>
          <w:tcPr>
            <w:tcMar>
              <w:top w:w="100.0" w:type="dxa"/>
              <w:left w:w="100.0" w:type="dxa"/>
              <w:bottom w:w="100.0" w:type="dxa"/>
              <w:right w:w="100.0" w:type="dxa"/>
            </w:tcMar>
          </w:tcPr>
          <w:p w:rsidR="00000000" w:rsidDel="00000000" w:rsidP="00000000" w:rsidRDefault="00000000" w:rsidRPr="00000000" w14:paraId="00000090">
            <w:pPr>
              <w:jc w:val="center"/>
              <w:rPr/>
            </w:pPr>
            <w:r w:rsidDel="00000000" w:rsidR="00000000" w:rsidRPr="00000000">
              <w:rPr/>
              <w:drawing>
                <wp:inline distB="114300" distT="114300" distL="114300" distR="114300">
                  <wp:extent cx="1057275" cy="704546"/>
                  <wp:effectExtent b="0" l="0" r="0" t="0"/>
                  <wp:docPr id="4" name="image3.jpg"/>
                  <a:graphic>
                    <a:graphicData uri="http://schemas.openxmlformats.org/drawingml/2006/picture">
                      <pic:pic>
                        <pic:nvPicPr>
                          <pic:cNvPr id="0" name="image3.jpg"/>
                          <pic:cNvPicPr preferRelativeResize="0"/>
                        </pic:nvPicPr>
                        <pic:blipFill>
                          <a:blip r:embed="rId8"/>
                          <a:srcRect b="7829" l="0" r="0" t="9028"/>
                          <a:stretch>
                            <a:fillRect/>
                          </a:stretch>
                        </pic:blipFill>
                        <pic:spPr>
                          <a:xfrm>
                            <a:off x="0" y="0"/>
                            <a:ext cx="1057275" cy="704546"/>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1">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t xml:space="preserve">Galuh Ayu Cahyaningrum  2615016094</w:t>
            </w:r>
          </w:p>
        </w:tc>
        <w:tc>
          <w:tcPr>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2615016094</w:t>
            </w:r>
          </w:p>
        </w:tc>
        <w:tc>
          <w:tcP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rtl w:val="0"/>
              </w:rPr>
              <w:t xml:space="preserve">Phase Lead 4 (Design) &amp; Phase Lead 5 (Build)</w:t>
            </w:r>
          </w:p>
        </w:tc>
        <w:tc>
          <w:tcPr>
            <w:tcMar>
              <w:top w:w="100.0" w:type="dxa"/>
              <w:left w:w="100.0" w:type="dxa"/>
              <w:bottom w:w="100.0" w:type="dxa"/>
              <w:right w:w="100.0" w:type="dxa"/>
            </w:tcMar>
          </w:tcPr>
          <w:p w:rsidR="00000000" w:rsidDel="00000000" w:rsidP="00000000" w:rsidRDefault="00000000" w:rsidRPr="00000000" w14:paraId="00000095">
            <w:pPr>
              <w:jc w:val="center"/>
              <w:rPr>
                <w:highlight w:val="black"/>
                <w:rPrChange w:author="RENO CAHYADI" w:id="1" w:date="2026-10-10T07:29:41Z">
                  <w:rPr>
                    <w:highlight w:val="black"/>
                  </w:rPr>
                </w:rPrChange>
              </w:rPr>
            </w:pPr>
            <w:ins w:author="RENO CAHYADI" w:id="0" w:date="2026-10-10T07:29:41Z">
              <w:r w:rsidDel="00000000" w:rsidR="00000000" w:rsidRPr="00000000">
                <w:rPr>
                  <w:highlight w:val="black"/>
                  <w:rPrChange w:author="RENO CAHYADI" w:id="1" w:date="2026-10-10T07:29:41Z">
                    <w:rPr/>
                  </w:rPrChange>
                </w:rPr>
                <w:drawing>
                  <wp:inline distB="114300" distT="114300" distL="114300" distR="114300">
                    <wp:extent cx="952500" cy="657225"/>
                    <wp:effectExtent b="0" l="0" r="0" t="0"/>
                    <wp:docPr id="5" name="image2.png"/>
                    <a:graphic>
                      <a:graphicData uri="http://schemas.openxmlformats.org/drawingml/2006/picture">
                        <pic:pic>
                          <pic:nvPicPr>
                            <pic:cNvPr id="0" name="image2.png"/>
                            <pic:cNvPicPr preferRelativeResize="0"/>
                          </pic:nvPicPr>
                          <pic:blipFill>
                            <a:blip r:embed="rId9"/>
                            <a:srcRect b="6992" l="4505" r="5405" t="7858"/>
                            <a:stretch>
                              <a:fillRect/>
                            </a:stretch>
                          </pic:blipFill>
                          <pic:spPr>
                            <a:xfrm>
                              <a:off x="0" y="0"/>
                              <a:ext cx="952500" cy="657225"/>
                            </a:xfrm>
                            <a:prstGeom prst="rect"/>
                            <a:ln/>
                          </pic:spPr>
                        </pic:pic>
                      </a:graphicData>
                    </a:graphic>
                  </wp:inline>
                </w:drawing>
              </w:r>
            </w:ins>
            <w:r w:rsidDel="00000000" w:rsidR="00000000" w:rsidRPr="00000000">
              <w:rPr>
                <w:rtl w:val="0"/>
              </w:rPr>
            </w:r>
          </w:p>
        </w:tc>
      </w:tr>
      <w:tr>
        <w:trPr>
          <w:cantSplit w:val="0"/>
          <w:trHeight w:val="795" w:hRule="atLeast"/>
          <w:tblHeader w:val="0"/>
        </w:trPr>
        <w:tc>
          <w:tcPr>
            <w:tcMar>
              <w:top w:w="100.0" w:type="dxa"/>
              <w:left w:w="100.0" w:type="dxa"/>
              <w:bottom w:w="100.0" w:type="dxa"/>
              <w:right w:w="100.0" w:type="dxa"/>
            </w:tcMar>
          </w:tcPr>
          <w:p w:rsidR="00000000" w:rsidDel="00000000" w:rsidP="00000000" w:rsidRDefault="00000000" w:rsidRPr="00000000" w14:paraId="00000096">
            <w:pPr>
              <w:jc w:val="center"/>
              <w:rPr>
                <w:highlight w:val="black"/>
                <w:rPrChange w:author="RENO CAHYADI" w:id="1" w:date="2026-10-10T07:29:41Z">
                  <w:rPr/>
                </w:rPrChange>
              </w:rPr>
            </w:pPr>
            <w:r w:rsidDel="00000000" w:rsidR="00000000" w:rsidRPr="00000000">
              <w:rPr>
                <w:highlight w:val="black"/>
                <w:rtl w:val="0"/>
                <w:rPrChange w:author="RENO CAHYADI" w:id="1" w:date="2026-10-10T07:29:41Z">
                  <w:rPr/>
                </w:rPrChange>
              </w:rPr>
              <w:t xml:space="preserve">5</w:t>
            </w:r>
          </w:p>
        </w:tc>
        <w:tc>
          <w:tcPr>
            <w:tcMar>
              <w:top w:w="100.0" w:type="dxa"/>
              <w:left w:w="100.0" w:type="dxa"/>
              <w:bottom w:w="100.0" w:type="dxa"/>
              <w:right w:w="100.0" w:type="dxa"/>
            </w:tcMar>
          </w:tcPr>
          <w:p w:rsidR="00000000" w:rsidDel="00000000" w:rsidP="00000000" w:rsidRDefault="00000000" w:rsidRPr="00000000" w14:paraId="00000097">
            <w:pPr>
              <w:rPr>
                <w:highlight w:val="black"/>
                <w:rPrChange w:author="RENO CAHYADI" w:id="1" w:date="2026-10-10T07:29:41Z">
                  <w:rPr/>
                </w:rPrChange>
              </w:rPr>
            </w:pPr>
            <w:r w:rsidDel="00000000" w:rsidR="00000000" w:rsidRPr="00000000">
              <w:rPr>
                <w:highlight w:val="black"/>
                <w:rtl w:val="0"/>
                <w:rPrChange w:author="RENO CAHYADI" w:id="1" w:date="2026-10-10T07:29:41Z">
                  <w:rPr/>
                </w:rPrChange>
              </w:rPr>
              <w:t xml:space="preserve">Reno Cahyadi</w:t>
            </w:r>
          </w:p>
        </w:tc>
        <w:tc>
          <w:tcPr>
            <w:tcMar>
              <w:top w:w="100.0" w:type="dxa"/>
              <w:left w:w="100.0" w:type="dxa"/>
              <w:bottom w:w="100.0" w:type="dxa"/>
              <w:right w:w="100.0" w:type="dxa"/>
            </w:tcMar>
          </w:tcPr>
          <w:p w:rsidR="00000000" w:rsidDel="00000000" w:rsidP="00000000" w:rsidRDefault="00000000" w:rsidRPr="00000000" w14:paraId="00000098">
            <w:pPr>
              <w:rPr>
                <w:highlight w:val="black"/>
                <w:rPrChange w:author="RENO CAHYADI" w:id="1" w:date="2026-10-10T07:29:41Z">
                  <w:rPr/>
                </w:rPrChange>
              </w:rPr>
            </w:pPr>
            <w:r w:rsidDel="00000000" w:rsidR="00000000" w:rsidRPr="00000000">
              <w:rPr>
                <w:highlight w:val="black"/>
                <w:rtl w:val="0"/>
                <w:rPrChange w:author="RENO CAHYADI" w:id="1" w:date="2026-10-10T07:29:41Z">
                  <w:rPr/>
                </w:rPrChange>
              </w:rPr>
              <w:t xml:space="preserve">2600016066</w:t>
            </w:r>
          </w:p>
        </w:tc>
        <w:tc>
          <w:tcPr>
            <w:tcMar>
              <w:top w:w="100.0" w:type="dxa"/>
              <w:left w:w="100.0" w:type="dxa"/>
              <w:bottom w:w="100.0" w:type="dxa"/>
              <w:right w:w="100.0" w:type="dxa"/>
            </w:tcMar>
          </w:tcPr>
          <w:p w:rsidR="00000000" w:rsidDel="00000000" w:rsidP="00000000" w:rsidRDefault="00000000" w:rsidRPr="00000000" w14:paraId="00000099">
            <w:pPr>
              <w:rPr>
                <w:highlight w:val="black"/>
                <w:rPrChange w:author="RENO CAHYADI" w:id="1" w:date="2026-10-10T07:29:41Z">
                  <w:rPr/>
                </w:rPrChange>
              </w:rPr>
            </w:pPr>
            <w:r w:rsidDel="00000000" w:rsidR="00000000" w:rsidRPr="00000000">
              <w:rPr>
                <w:highlight w:val="black"/>
                <w:rtl w:val="0"/>
                <w:rPrChange w:author="RENO CAHYADI" w:id="1" w:date="2026-10-10T07:29:41Z">
                  <w:rPr/>
                </w:rPrChange>
              </w:rPr>
              <w:t xml:space="preserve">Phase Lead 8 (Reflect)</w:t>
            </w:r>
          </w:p>
        </w:tc>
        <w:tc>
          <w:tcPr>
            <w:tcMar>
              <w:top w:w="100.0" w:type="dxa"/>
              <w:left w:w="100.0" w:type="dxa"/>
              <w:bottom w:w="100.0" w:type="dxa"/>
              <w:right w:w="100.0" w:type="dxa"/>
            </w:tcMar>
          </w:tcPr>
          <w:p w:rsidR="00000000" w:rsidDel="00000000" w:rsidP="00000000" w:rsidRDefault="00000000" w:rsidRPr="00000000" w14:paraId="0000009A">
            <w:pPr>
              <w:jc w:val="center"/>
              <w:rPr>
                <w:highlight w:val="black"/>
                <w:rPrChange w:author="RENO CAHYADI" w:id="1" w:date="2026-10-10T07:29:41Z">
                  <w:rPr/>
                </w:rPrChange>
              </w:rPr>
            </w:pPr>
            <w:r w:rsidDel="00000000" w:rsidR="00000000" w:rsidRPr="00000000">
              <w:rPr>
                <w:highlight w:val="black"/>
                <w:rPrChange w:author="RENO CAHYADI" w:id="1" w:date="2026-10-10T07:29:41Z">
                  <w:rPr/>
                </w:rPrChange>
              </w:rPr>
              <w:drawing>
                <wp:inline distB="114300" distT="114300" distL="114300" distR="114300">
                  <wp:extent cx="1057275" cy="863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57275" cy="86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rPr>
          <w:highlight w:val="black"/>
          <w:rPrChange w:author="RENO CAHYADI" w:id="1" w:date="2026-10-10T07:29:41Z">
            <w:rPr/>
          </w:rPrChange>
        </w:rPr>
      </w:pPr>
      <w:r w:rsidDel="00000000" w:rsidR="00000000" w:rsidRPr="00000000">
        <w:rPr>
          <w:rtl w:val="0"/>
        </w:rPr>
      </w:r>
    </w:p>
    <w:p w:rsidR="00000000" w:rsidDel="00000000" w:rsidP="00000000" w:rsidRDefault="00000000" w:rsidRPr="00000000" w14:paraId="0000009C">
      <w:pPr>
        <w:rPr>
          <w:highlight w:val="black"/>
          <w:rPrChange w:author="RENO CAHYADI" w:id="1" w:date="2026-10-10T07:29:41Z">
            <w:rPr/>
          </w:rPrChange>
        </w:rPr>
      </w:pPr>
      <w:r w:rsidDel="00000000" w:rsidR="00000000" w:rsidRPr="00000000">
        <w:rPr>
          <w:highlight w:val="black"/>
          <w:rtl w:val="0"/>
          <w:rPrChange w:author="RENO CAHYADI" w:id="1" w:date="2026-10-10T07:29:41Z">
            <w:rPr>
              <w:b w:val="1"/>
              <w:bCs w:val="1"/>
            </w:rPr>
          </w:rPrChange>
        </w:rPr>
        <w:t xml:space="preserve">Tanggal Pengesahan</w:t>
      </w:r>
      <w:r w:rsidDel="00000000" w:rsidR="00000000" w:rsidRPr="00000000">
        <w:rPr>
          <w:highlight w:val="black"/>
          <w:rtl w:val="0"/>
          <w:rPrChange w:author="RENO CAHYADI" w:id="1" w:date="2026-10-10T07:29:41Z">
            <w:rPr/>
          </w:rPrChange>
        </w:rPr>
        <w:t xml:space="preserve">: [DD/MM/YYYY]</w:t>
        <w:br w:type="textWrapping"/>
      </w:r>
      <w:r w:rsidDel="00000000" w:rsidR="00000000" w:rsidRPr="00000000">
        <w:rPr>
          <w:highlight w:val="black"/>
          <w:rtl w:val="0"/>
          <w:rPrChange w:author="RENO CAHYADI" w:id="1" w:date="2026-10-10T07:29:41Z">
            <w:rPr>
              <w:b w:val="1"/>
              <w:bCs w:val="1"/>
            </w:rPr>
          </w:rPrChange>
        </w:rPr>
        <w:t xml:space="preserve">Dosen Pengampu / Coach</w:t>
      </w:r>
      <w:r w:rsidDel="00000000" w:rsidR="00000000" w:rsidRPr="00000000">
        <w:rPr>
          <w:highlight w:val="black"/>
          <w:rtl w:val="0"/>
          <w:rPrChange w:author="RENO CAHYADI" w:id="1" w:date="2026-10-10T07:29:41Z">
            <w:rPr/>
          </w:rPrChange>
        </w:rPr>
        <w:t xml:space="preserve">: [Nama Dosen Pengampu]</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